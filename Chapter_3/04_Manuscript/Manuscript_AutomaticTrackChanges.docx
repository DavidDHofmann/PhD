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57633" w14:textId="77777777" w:rsidR="00117A8C" w:rsidRDefault="00117A8C" w:rsidP="0061664B">
      <w:pPr>
        <w:pStyle w:val="Title"/>
      </w:pPr>
    </w:p>
    <w:p w14:paraId="4D4621FD" w14:textId="77777777" w:rsidR="00117A8C" w:rsidRDefault="00117A8C" w:rsidP="0061664B">
      <w:pPr>
        <w:pStyle w:val="Title"/>
      </w:pPr>
    </w:p>
    <w:p w14:paraId="1614D994" w14:textId="7172F70D" w:rsidR="00557D58" w:rsidRPr="00A2106D" w:rsidRDefault="003010BA" w:rsidP="0061664B">
      <w:pPr>
        <w:pStyle w:val="Title"/>
      </w:pPr>
      <w:r w:rsidRPr="00A2106D">
        <w:t xml:space="preserve">Seasonal Dynamism </w:t>
      </w:r>
      <w:r w:rsidR="0026168F">
        <w:t xml:space="preserve">OR </w:t>
      </w:r>
      <w:r w:rsidR="009E45A2">
        <w:t>MODEL REALISM</w:t>
      </w:r>
      <w:r w:rsidRPr="00A2106D">
        <w:t xml:space="preserve">: What </w:t>
      </w:r>
      <w:r w:rsidR="0026168F">
        <w:t>DRIVES BETTER PREDICTIONS OF</w:t>
      </w:r>
      <w:r w:rsidRPr="00A2106D">
        <w:t xml:space="preserve"> Landscape Connectivity?</w:t>
      </w:r>
    </w:p>
    <w:p w14:paraId="79F62C96" w14:textId="33C6AC4F" w:rsidR="00557D58" w:rsidRPr="004866D0" w:rsidRDefault="00557D58" w:rsidP="0061664B">
      <w:r w:rsidRPr="004866D0">
        <w:rPr>
          <w:noProof/>
        </w:rPr>
        <mc:AlternateContent>
          <mc:Choice Requires="wps">
            <w:drawing>
              <wp:anchor distT="0" distB="0" distL="114300" distR="114300" simplePos="0" relativeHeight="251666432" behindDoc="0" locked="0" layoutInCell="1" allowOverlap="1" wp14:anchorId="4C56BDAA" wp14:editId="298CCF5C">
                <wp:simplePos x="0" y="0"/>
                <wp:positionH relativeFrom="margin">
                  <wp:align>left</wp:align>
                </wp:positionH>
                <wp:positionV relativeFrom="paragraph">
                  <wp:posOffset>181610</wp:posOffset>
                </wp:positionV>
                <wp:extent cx="6290408" cy="29308"/>
                <wp:effectExtent l="0" t="0" r="34290" b="27940"/>
                <wp:wrapNone/>
                <wp:docPr id="163565062" name="Gerader Verbinder 4"/>
                <wp:cNvGraphicFramePr/>
                <a:graphic xmlns:a="http://schemas.openxmlformats.org/drawingml/2006/main">
                  <a:graphicData uri="http://schemas.microsoft.com/office/word/2010/wordprocessingShape">
                    <wps:wsp>
                      <wps:cNvCnPr/>
                      <wps:spPr>
                        <a:xfrm>
                          <a:off x="0" y="0"/>
                          <a:ext cx="6290408" cy="293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D3505" id="Gerader Verbinder 4"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3pt" to="495.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" strokecolor="black [3200]" strokeweight=".5pt">
                <v:stroke joinstyle="miter"/>
                <w10:wrap anchorx="margin"/>
              </v:line>
            </w:pict>
          </mc:Fallback>
        </mc:AlternateContent>
      </w:r>
    </w:p>
    <w:p w14:paraId="15AE2B9C" w14:textId="0619DD1C" w:rsidR="003010BA" w:rsidRPr="008F3277" w:rsidRDefault="003010BA" w:rsidP="0061664B">
      <w:pPr>
        <w:pStyle w:val="Subtitle"/>
        <w:rPr>
          <w:ins w:id="0" w:author="David Hofmann" w:date="2026-03-17T19:49:00Z" w16du:dateUtc="2026-03-17T17:49:00Z"/>
          <w:lang w:val="de-CH"/>
        </w:rPr>
      </w:pPr>
      <w:r w:rsidRPr="0073797E">
        <w:rPr>
          <w:lang w:val="de-CH"/>
        </w:rPr>
        <w:t>David D. Hofmann</w:t>
      </w:r>
      <w:r w:rsidRPr="0073797E">
        <w:rPr>
          <w:vertAlign w:val="superscript"/>
          <w:lang w:val="de-CH"/>
        </w:rPr>
        <w:t>1,2,§</w:t>
      </w:r>
      <w:r w:rsidR="008F3277" w:rsidRPr="0073797E">
        <w:rPr>
          <w:lang w:val="de-CH"/>
        </w:rPr>
        <w:t>, D</w:t>
      </w:r>
      <w:r w:rsidRPr="0073797E">
        <w:rPr>
          <w:lang w:val="de-CH"/>
        </w:rPr>
        <w:t>ominik M. Behr</w:t>
      </w:r>
      <w:r w:rsidR="00F82447">
        <w:rPr>
          <w:vertAlign w:val="superscript"/>
          <w:lang w:val="de-CH"/>
        </w:rPr>
        <w:t>1,2</w:t>
      </w:r>
      <w:r w:rsidR="008F3277" w:rsidRPr="0073797E">
        <w:rPr>
          <w:lang w:val="de-CH"/>
        </w:rPr>
        <w:t xml:space="preserve">, </w:t>
      </w:r>
      <w:r w:rsidRPr="0073797E">
        <w:rPr>
          <w:lang w:val="de-CH"/>
        </w:rPr>
        <w:t>John W. McNutt</w:t>
      </w:r>
      <w:r w:rsidRPr="0073797E">
        <w:rPr>
          <w:vertAlign w:val="superscript"/>
          <w:lang w:val="de-CH"/>
        </w:rPr>
        <w:t>2</w:t>
      </w:r>
      <w:r w:rsidR="008F3277" w:rsidRPr="0073797E">
        <w:rPr>
          <w:lang w:val="de-CH"/>
        </w:rPr>
        <w:t xml:space="preserve">, </w:t>
      </w:r>
      <w:r w:rsidRPr="0073797E">
        <w:rPr>
          <w:lang w:val="de-CH"/>
        </w:rPr>
        <w:t>Arpat Ozgul</w:t>
      </w:r>
      <w:r w:rsidRPr="0073797E">
        <w:rPr>
          <w:vertAlign w:val="superscript"/>
          <w:lang w:val="de-CH"/>
        </w:rPr>
        <w:t>1,</w:t>
      </w:r>
      <w:del w:id="1" w:author="David Hofmann" w:date="2026-03-17T19:49:00Z" w16du:dateUtc="2026-03-17T17:49:00Z">
        <w:r w:rsidRPr="0073797E">
          <w:rPr>
            <w:sz w:val="22"/>
            <w:szCs w:val="22"/>
            <w:vertAlign w:val="superscript"/>
            <w:lang w:val="de-CH"/>
          </w:rPr>
          <w:delText xml:space="preserve"> </w:delText>
        </w:r>
      </w:del>
      <w:r w:rsidRPr="0073797E">
        <w:rPr>
          <w:vertAlign w:val="superscript"/>
          <w:lang w:val="de-CH"/>
        </w:rPr>
        <w:t>2</w:t>
      </w:r>
      <w:r w:rsidR="008F3277" w:rsidRPr="0073797E">
        <w:rPr>
          <w:lang w:val="de-CH"/>
        </w:rPr>
        <w:t xml:space="preserve">, </w:t>
      </w:r>
      <w:r w:rsidRPr="0073797E">
        <w:rPr>
          <w:lang w:val="de-CH"/>
        </w:rPr>
        <w:t xml:space="preserve">Gabriele </w:t>
      </w:r>
      <w:del w:id="2" w:author="David Hofmann" w:date="2026-03-17T19:49:00Z" w16du:dateUtc="2026-03-17T17:49:00Z">
        <w:r w:rsidRPr="0073797E">
          <w:rPr>
            <w:sz w:val="22"/>
            <w:szCs w:val="22"/>
            <w:lang w:val="de-CH"/>
          </w:rPr>
          <w:delText>Cozzi</w:delText>
        </w:r>
        <w:r w:rsidR="00045C1F" w:rsidRPr="0073797E">
          <w:rPr>
            <w:sz w:val="22"/>
            <w:szCs w:val="22"/>
            <w:lang w:val="de-CH"/>
          </w:rPr>
          <w:delText xml:space="preserve"> </w:delText>
        </w:r>
        <w:r w:rsidR="00045C1F" w:rsidRPr="0026168F">
          <w:rPr>
            <w:vertAlign w:val="superscript"/>
            <w:lang w:val="de-CH"/>
          </w:rPr>
          <w:delText>1</w:delText>
        </w:r>
      </w:del>
      <w:ins w:id="3" w:author="David Hofmann" w:date="2026-03-17T19:49:00Z" w16du:dateUtc="2026-03-17T17:49:00Z">
        <w:r w:rsidRPr="0073797E">
          <w:rPr>
            <w:lang w:val="de-CH"/>
          </w:rPr>
          <w:t>Cozzi</w:t>
        </w:r>
        <w:r w:rsidR="00F82447">
          <w:rPr>
            <w:vertAlign w:val="superscript"/>
            <w:lang w:val="de-CH"/>
          </w:rPr>
          <w:t>1</w:t>
        </w:r>
      </w:ins>
      <w:r w:rsidR="00F82447">
        <w:rPr>
          <w:vertAlign w:val="superscript"/>
          <w:lang w:val="de-CH"/>
        </w:rPr>
        <w:t>,2</w:t>
      </w:r>
    </w:p>
    <w:p w14:paraId="6C50F9BA" w14:textId="66F1A97E" w:rsidR="008F3277" w:rsidRPr="00BC1F76" w:rsidRDefault="008F3277" w:rsidP="0061664B">
      <w:pPr>
        <w:rPr>
          <w:lang w:val="de-CH"/>
        </w:rPr>
      </w:pPr>
    </w:p>
    <w:p w14:paraId="04D696A4" w14:textId="1B2ADCFA" w:rsidR="0061664B" w:rsidRPr="0061664B" w:rsidRDefault="0061664B" w:rsidP="001E540C">
      <w:pPr>
        <w:spacing w:line="360" w:lineRule="auto"/>
      </w:pPr>
      <w:r>
        <w:rPr>
          <w:vertAlign w:val="superscript"/>
        </w:rPr>
        <w:t>1</w:t>
      </w:r>
      <w:r w:rsidRPr="008F3277">
        <w:t xml:space="preserve"> </w:t>
      </w:r>
      <w:r w:rsidR="00065349">
        <w:t>D</w:t>
      </w:r>
      <w:r w:rsidRPr="008F3277">
        <w:t xml:space="preserve">epartment of Evolutionary Biology and Environmental Studies, University of Zurich, </w:t>
      </w:r>
      <w:proofErr w:type="spellStart"/>
      <w:r w:rsidRPr="008F3277">
        <w:t>Winterthurerstrasse</w:t>
      </w:r>
      <w:proofErr w:type="spellEnd"/>
      <w:r w:rsidRPr="008F3277">
        <w:t xml:space="preserve"> 190, 8057 Zurich, Switzerland.</w:t>
      </w:r>
    </w:p>
    <w:p w14:paraId="69254024" w14:textId="5BCA8ED6" w:rsidR="008F3277" w:rsidRPr="008F3277" w:rsidRDefault="008F3277" w:rsidP="001E540C">
      <w:pPr>
        <w:spacing w:line="360" w:lineRule="auto"/>
      </w:pPr>
      <w:r w:rsidRPr="008F3277">
        <w:rPr>
          <w:vertAlign w:val="superscript"/>
        </w:rPr>
        <w:t>2</w:t>
      </w:r>
      <w:r w:rsidRPr="008F3277">
        <w:t xml:space="preserve"> Botswana Predator Conservation Program, Wild Entrust, Private Bag 13, Maun, Botswana.</w:t>
      </w:r>
    </w:p>
    <w:p w14:paraId="4C7E966F" w14:textId="6EBAEF79" w:rsidR="001E540C" w:rsidRDefault="008F3277" w:rsidP="001E540C">
      <w:pPr>
        <w:spacing w:line="360" w:lineRule="auto"/>
      </w:pPr>
      <w:r w:rsidRPr="008F3277">
        <w:rPr>
          <w:vertAlign w:val="superscript"/>
        </w:rPr>
        <w:t>§</w:t>
      </w:r>
      <w:r w:rsidRPr="008F3277">
        <w:t xml:space="preserve"> Corresponding author: </w:t>
      </w:r>
      <w:hyperlink r:id="rId11" w:history="1">
        <w:r w:rsidRPr="00D66EF3">
          <w:rPr>
            <w:rStyle w:val="Hyperlink"/>
          </w:rPr>
          <w:t>david.hofmann2@uzh.ch</w:t>
        </w:r>
      </w:hyperlink>
    </w:p>
    <w:p w14:paraId="4DEE2FB0" w14:textId="77777777" w:rsidR="001E540C" w:rsidRDefault="001E540C" w:rsidP="001E540C">
      <w:pPr>
        <w:spacing w:line="360" w:lineRule="auto"/>
      </w:pPr>
    </w:p>
    <w:p w14:paraId="6F10002D" w14:textId="77777777" w:rsidR="001E540C" w:rsidRDefault="001E540C" w:rsidP="001E540C">
      <w:pPr>
        <w:spacing w:line="360" w:lineRule="auto"/>
      </w:pPr>
    </w:p>
    <w:p w14:paraId="66005C76" w14:textId="77777777" w:rsidR="001E540C" w:rsidRDefault="001E540C" w:rsidP="001E540C">
      <w:pPr>
        <w:spacing w:line="360" w:lineRule="auto"/>
      </w:pPr>
    </w:p>
    <w:p w14:paraId="4C90C5CE" w14:textId="77777777" w:rsidR="008F3277" w:rsidRDefault="008F3277" w:rsidP="008F3277">
      <w:pPr>
        <w:jc w:val="left"/>
        <w:rPr>
          <w:del w:id="4" w:author="David Hofmann" w:date="2026-03-17T19:49:00Z" w16du:dateUtc="2026-03-17T17:49:00Z"/>
        </w:rPr>
      </w:pPr>
    </w:p>
    <w:p w14:paraId="6F8E84D6" w14:textId="77777777" w:rsidR="008F3277" w:rsidRDefault="008F3277" w:rsidP="008F3277">
      <w:pPr>
        <w:jc w:val="left"/>
        <w:rPr>
          <w:del w:id="5" w:author="David Hofmann" w:date="2026-03-17T19:49:00Z" w16du:dateUtc="2026-03-17T17:49:00Z"/>
        </w:rPr>
      </w:pPr>
    </w:p>
    <w:p w14:paraId="3AE953FA" w14:textId="77777777" w:rsidR="00BF6240" w:rsidRDefault="00BF6240" w:rsidP="008F3277">
      <w:pPr>
        <w:jc w:val="left"/>
        <w:rPr>
          <w:del w:id="6" w:author="David Hofmann" w:date="2026-03-17T19:49:00Z" w16du:dateUtc="2026-03-17T17:49:00Z"/>
        </w:rPr>
      </w:pPr>
    </w:p>
    <w:p w14:paraId="070DBCF9" w14:textId="77777777" w:rsidR="00BF6240" w:rsidRDefault="00BF6240" w:rsidP="008F3277">
      <w:pPr>
        <w:jc w:val="left"/>
        <w:rPr>
          <w:del w:id="7" w:author="David Hofmann" w:date="2026-03-17T19:49:00Z" w16du:dateUtc="2026-03-17T17:49:00Z"/>
        </w:rPr>
      </w:pPr>
    </w:p>
    <w:p w14:paraId="750E2B0E" w14:textId="77777777" w:rsidR="008F3277" w:rsidRDefault="008F3277" w:rsidP="008F3277">
      <w:pPr>
        <w:jc w:val="left"/>
        <w:rPr>
          <w:del w:id="8" w:author="David Hofmann" w:date="2026-03-17T19:49:00Z" w16du:dateUtc="2026-03-17T17:49:00Z"/>
        </w:rPr>
      </w:pPr>
    </w:p>
    <w:p w14:paraId="7D441C4B" w14:textId="6FD176A9" w:rsidR="008F3277" w:rsidRDefault="008F3277" w:rsidP="001E540C">
      <w:pPr>
        <w:spacing w:line="360" w:lineRule="auto"/>
      </w:pPr>
      <w:r w:rsidRPr="008F3277">
        <w:rPr>
          <w:b/>
          <w:bCs/>
        </w:rPr>
        <w:t>Running Title:</w:t>
      </w:r>
      <w:r>
        <w:t xml:space="preserve"> </w:t>
      </w:r>
      <w:r w:rsidRPr="008F3277">
        <w:t>Connectivity in Seasonal Landscapes</w:t>
      </w:r>
    </w:p>
    <w:p w14:paraId="55B3D95D" w14:textId="2282AF5E" w:rsidR="008B5B85" w:rsidRDefault="008F3277" w:rsidP="001E540C">
      <w:pPr>
        <w:spacing w:line="360" w:lineRule="auto"/>
      </w:pPr>
      <w:r w:rsidRPr="008F3277">
        <w:rPr>
          <w:b/>
          <w:bCs/>
        </w:rPr>
        <w:lastRenderedPageBreak/>
        <w:t>Keywords:</w:t>
      </w:r>
      <w:r>
        <w:t xml:space="preserve"> </w:t>
      </w:r>
      <w:r w:rsidRPr="008F3277">
        <w:t>African wild dog, Connectivity, Dispersal, Dynamism, Individual-based, Lycaon pictus, Okavango Delta, Seasonality</w:t>
      </w:r>
      <w:r w:rsidR="00501DB6">
        <w:t xml:space="preserve">, </w:t>
      </w:r>
      <w:r w:rsidR="00C3039F">
        <w:t xml:space="preserve">Integrated Step-Selection Functions, </w:t>
      </w:r>
      <w:r w:rsidR="00501DB6">
        <w:t>Mechanistic Models</w:t>
      </w:r>
    </w:p>
    <w:p w14:paraId="327A4570" w14:textId="77777777" w:rsidR="009E45A2" w:rsidRDefault="009E45A2" w:rsidP="008B5B85">
      <w:pPr>
        <w:rPr>
          <w:del w:id="9" w:author="David Hofmann" w:date="2026-03-17T19:49:00Z" w16du:dateUtc="2026-03-17T17:49:00Z"/>
        </w:rPr>
      </w:pPr>
      <w:del w:id="10" w:author="David Hofmann" w:date="2026-03-17T19:49:00Z" w16du:dateUtc="2026-03-17T17:49:00Z">
        <w:r w:rsidRPr="009E45A2">
          <w:rPr>
            <w:b/>
            <w:bCs/>
          </w:rPr>
          <w:delText>Data Statement:</w:delText>
        </w:r>
        <w:r>
          <w:delText xml:space="preserve"> </w:delText>
        </w:r>
        <w:r w:rsidRPr="009E45A2">
          <w:delText>Due to the endangered status of the African wild dog (</w:delText>
        </w:r>
        <w:r w:rsidRPr="009E45A2">
          <w:rPr>
            <w:i/>
            <w:iCs/>
          </w:rPr>
          <w:delText>Lycaon pictus</w:delText>
        </w:r>
        <w:r w:rsidRPr="009E45A2">
          <w:delText>), individual-level GPS tracking data are not publicly available but can be shared upon reasonable request and subject to approval by Botswana Predator Conservation. All covariate data and analysis code will be archived in Zenodo upon publication. In the meantime, the code is available for peer review via GitHub:</w:delText>
        </w:r>
        <w:r>
          <w:delText xml:space="preserve">  </w:delText>
        </w:r>
      </w:del>
    </w:p>
    <w:p w14:paraId="1F932E84" w14:textId="6CD39E6B" w:rsidR="009E45A2" w:rsidRDefault="009E45A2" w:rsidP="001E540C">
      <w:pPr>
        <w:spacing w:line="360" w:lineRule="auto"/>
        <w:rPr>
          <w:ins w:id="11" w:author="David Hofmann" w:date="2026-03-17T19:49:00Z" w16du:dateUtc="2026-03-17T17:49:00Z"/>
        </w:rPr>
      </w:pPr>
      <w:ins w:id="12" w:author="David Hofmann" w:date="2026-03-17T19:49:00Z" w16du:dateUtc="2026-03-17T17:49:00Z">
        <w:r w:rsidRPr="009E45A2">
          <w:rPr>
            <w:b/>
            <w:bCs/>
          </w:rPr>
          <w:t>Data Statement:</w:t>
        </w:r>
        <w:r>
          <w:t xml:space="preserve"> </w:t>
        </w:r>
        <w:r w:rsidR="007B4161" w:rsidRPr="007B4161">
          <w:t xml:space="preserve">All covariate data and analysis code are provided through </w:t>
        </w:r>
        <w:proofErr w:type="spellStart"/>
        <w:r w:rsidR="007B4161" w:rsidRPr="007B4161">
          <w:t>Zenodo</w:t>
        </w:r>
        <w:proofErr w:type="spellEnd"/>
        <w:r w:rsidR="007B4161" w:rsidRPr="007B4161">
          <w:t xml:space="preserve">. Species data supporting this research are sensitive and not available publicly. Detailed GPS data of dispersing African wild dogs are available to qualified researchers from the University of Zurich by contacting Dr. David Hofmann from the Department of </w:t>
        </w:r>
        <w:r w:rsidR="00E0550C" w:rsidRPr="007B4161">
          <w:t>Evolutionary</w:t>
        </w:r>
        <w:r w:rsidR="007B4161" w:rsidRPr="007B4161">
          <w:t xml:space="preserve"> Biology and Environmental Studies at the University of Zurich (david.hofmann2@uzh.ch). Sharing of data is contingent on approval of the request by Botswana Predator Conservation and University of Zurich.</w:t>
        </w:r>
      </w:ins>
    </w:p>
    <w:p w14:paraId="5DB2780A" w14:textId="5728DD04" w:rsidR="003010BA" w:rsidRPr="008F3277" w:rsidRDefault="003010BA" w:rsidP="00065349">
      <w:pPr>
        <w:pStyle w:val="Subtitle"/>
        <w:rPr>
          <w:rStyle w:val="SubtitleChar"/>
        </w:rPr>
      </w:pPr>
      <w:r>
        <w:br w:type="page"/>
      </w:r>
      <w:r w:rsidRPr="008F3277">
        <w:rPr>
          <w:rStyle w:val="SubtitleChar"/>
        </w:rPr>
        <w:lastRenderedPageBreak/>
        <w:t>Abstract</w:t>
      </w:r>
    </w:p>
    <w:p w14:paraId="0F16FE54" w14:textId="1AF1AEDB" w:rsidR="003010BA" w:rsidRDefault="00DC1A27" w:rsidP="00065349">
      <w:pPr>
        <w:spacing w:line="360" w:lineRule="auto"/>
      </w:pPr>
      <w:r w:rsidRPr="00DC1A27">
        <w:t xml:space="preserve">Connectivity modeling is central to conservation science, yet most studies assume static landscapes and fixed species-habitat preferences, </w:t>
      </w:r>
      <w:r>
        <w:t xml:space="preserve">thus </w:t>
      </w:r>
      <w:r w:rsidRPr="00DC1A27">
        <w:t>overlooking seasonal dynamics. Additionally, many rely on simplistic species-habitat associations rather than realistic movement models that mechanistically capture animal behavior.</w:t>
      </w:r>
      <w:r w:rsidR="003010BA">
        <w:t xml:space="preserve"> These limitations </w:t>
      </w:r>
      <w:r>
        <w:t>risk masking</w:t>
      </w:r>
      <w:r w:rsidR="003010BA">
        <w:t xml:space="preserve"> key ecological processes, leading to poor agreement between predicted and observed movements.</w:t>
      </w:r>
    </w:p>
    <w:p w14:paraId="00278CD9" w14:textId="618D67F7" w:rsidR="003010BA" w:rsidRDefault="003010BA" w:rsidP="00065349">
      <w:pPr>
        <w:spacing w:line="360" w:lineRule="auto"/>
      </w:pPr>
      <w:r>
        <w:t xml:space="preserve">We </w:t>
      </w:r>
      <w:r w:rsidR="00DC1A27">
        <w:t>propose</w:t>
      </w:r>
      <w:r w:rsidR="004A4EC7">
        <w:t xml:space="preserve"> </w:t>
      </w:r>
      <w:r>
        <w:t>a</w:t>
      </w:r>
      <w:r w:rsidR="00DC1A27">
        <w:t xml:space="preserve">nd employ a </w:t>
      </w:r>
      <w:r>
        <w:t xml:space="preserve">conceptual framework illustrating that seasonality can be incorporated at three stages of the connectivity modeling pipeline: (1) when extracting spatial covariates for model fitting, (2) when </w:t>
      </w:r>
      <w:r w:rsidR="00706BE1">
        <w:t xml:space="preserve">specifying </w:t>
      </w:r>
      <w:r>
        <w:t>the selection model, and (3) when making predictions</w:t>
      </w:r>
      <w:r w:rsidR="00DC1A27">
        <w:t xml:space="preserve">. </w:t>
      </w:r>
      <w:r w:rsidR="00DC1A27" w:rsidRPr="00DC1A27">
        <w:t>This yields several model configurations varying in seasonal dynamism.</w:t>
      </w:r>
      <w:r>
        <w:t xml:space="preserve"> </w:t>
      </w:r>
      <w:r w:rsidR="0026168F" w:rsidRPr="0026168F">
        <w:t xml:space="preserve">Further, we compare the performance of alternative models that vary in their degree of biological realism, ranging from </w:t>
      </w:r>
      <w:r w:rsidR="00151446">
        <w:t>simplistic habitat-</w:t>
      </w:r>
      <w:r w:rsidR="00DC1A27">
        <w:t>based</w:t>
      </w:r>
      <w:r w:rsidR="00151446">
        <w:t xml:space="preserve"> models</w:t>
      </w:r>
      <w:r w:rsidR="0026168F" w:rsidRPr="0026168F">
        <w:t xml:space="preserve"> to </w:t>
      </w:r>
      <w:r w:rsidR="003963A1">
        <w:t xml:space="preserve">realistic </w:t>
      </w:r>
      <w:r w:rsidR="0026168F" w:rsidRPr="0026168F">
        <w:t xml:space="preserve">formulations that </w:t>
      </w:r>
      <w:r w:rsidR="00DC1A27">
        <w:t>consider both environmental and behavioral drivers of movement</w:t>
      </w:r>
      <w:r w:rsidR="0026168F" w:rsidRPr="0026168F">
        <w:t>.</w:t>
      </w:r>
    </w:p>
    <w:p w14:paraId="20D9DECB" w14:textId="0BE14619" w:rsidR="003F0CB9" w:rsidRDefault="00DC1A27" w:rsidP="00065349">
      <w:pPr>
        <w:spacing w:line="360" w:lineRule="auto"/>
      </w:pPr>
      <w:r w:rsidRPr="00DC1A27">
        <w:t>Using GPS data from dispersing African wild dogs (</w:t>
      </w:r>
      <w:r w:rsidRPr="00DC1A27">
        <w:rPr>
          <w:i/>
          <w:iCs/>
        </w:rPr>
        <w:t>Lycaon pictus</w:t>
      </w:r>
      <w:r w:rsidRPr="00DC1A27">
        <w:t>) in the seasonally dynamic Okavango Delta, we assess whether accounting for seasonality improves predictions of dispersal trajectories and connectivity.</w:t>
      </w:r>
      <w:r>
        <w:t xml:space="preserve"> W</w:t>
      </w:r>
      <w:r w:rsidR="003010BA">
        <w:t xml:space="preserve">e fit integrated step-selection functions and predict connectivity using individual-based dispersal simulations while explicitly considering seasonal dynamism in both environmental covariates and </w:t>
      </w:r>
      <w:r w:rsidR="00151446">
        <w:t xml:space="preserve">the </w:t>
      </w:r>
      <w:r w:rsidR="003010BA">
        <w:t>species</w:t>
      </w:r>
      <w:r w:rsidR="00151446">
        <w:t>’ habitat and movement pr</w:t>
      </w:r>
      <w:r w:rsidR="003010BA">
        <w:t xml:space="preserve">eferences. </w:t>
      </w:r>
      <w:r w:rsidR="004A2509">
        <w:t>Furthermore, p</w:t>
      </w:r>
      <w:r w:rsidRPr="00DC1A27">
        <w:t xml:space="preserve">redictions from a simplistic habitat-based model are contrasted with those from a </w:t>
      </w:r>
      <w:r>
        <w:t xml:space="preserve">more mechanistic and </w:t>
      </w:r>
      <w:r w:rsidRPr="00DC1A27">
        <w:t>biologically realistic model enabled by individual-based simulations.</w:t>
      </w:r>
    </w:p>
    <w:p w14:paraId="78794F29" w14:textId="7B604D70" w:rsidR="004A2509" w:rsidRDefault="00DC1A27" w:rsidP="00065349">
      <w:pPr>
        <w:spacing w:line="360" w:lineRule="auto"/>
      </w:pPr>
      <w:r w:rsidRPr="00DC1A27">
        <w:t>We evaluate predictive performance through cross-validation across seasonal configurations and levels of model realism. We hypothesized that incorporating seasonality and using a realistic movement model would improve predictions.</w:t>
      </w:r>
      <w:r w:rsidR="004A2509">
        <w:t xml:space="preserve"> </w:t>
      </w:r>
      <w:r w:rsidR="004A2509" w:rsidRPr="004A2509">
        <w:t xml:space="preserve">Contrary to expectations, seasonality modestly improved predictions </w:t>
      </w:r>
      <w:r w:rsidR="004A2509">
        <w:t>when using a</w:t>
      </w:r>
      <w:r w:rsidR="004A2509" w:rsidRPr="004A2509">
        <w:t xml:space="preserve"> simplistic model, but had no added benefit </w:t>
      </w:r>
      <w:r w:rsidR="004A2509">
        <w:t xml:space="preserve">when using </w:t>
      </w:r>
      <w:r w:rsidR="004A2509" w:rsidRPr="004A2509">
        <w:t>the realistic model, which already performed well.</w:t>
      </w:r>
    </w:p>
    <w:p w14:paraId="7C8D2380" w14:textId="66DF979B" w:rsidR="00AE63C2" w:rsidRPr="00BF6240" w:rsidRDefault="00DC1A27" w:rsidP="00065349">
      <w:pPr>
        <w:spacing w:line="360" w:lineRule="auto"/>
      </w:pPr>
      <w:r w:rsidRPr="00DC1A27">
        <w:t>Our findings offer a framework for integrating seasonality into connectivity studies and highlight the greater value of realistic movement models over simplistic ones. While seasonal dynamics are important, their benefits may be limited when biologically informed models are already in place. Connectivity studies should therefore prioritize mechanistic approaches to better capture species movement and landscape use.</w:t>
      </w:r>
      <w:bookmarkStart w:id="13" w:name="_Toc64368"/>
      <w:r w:rsidR="00AE63C2">
        <w:br w:type="page"/>
      </w:r>
    </w:p>
    <w:p w14:paraId="07563D56" w14:textId="2B3DCA78" w:rsidR="003010BA" w:rsidRPr="003010BA" w:rsidRDefault="003010BA" w:rsidP="0061664B">
      <w:pPr>
        <w:pStyle w:val="Heading1"/>
      </w:pPr>
      <w:bookmarkStart w:id="14" w:name="_Toc197866299"/>
      <w:r w:rsidRPr="003010BA">
        <w:lastRenderedPageBreak/>
        <w:t>Introduction</w:t>
      </w:r>
      <w:bookmarkEnd w:id="13"/>
      <w:bookmarkEnd w:id="14"/>
    </w:p>
    <w:p w14:paraId="735C33A5" w14:textId="47C5BC7A" w:rsidR="009B50C0" w:rsidRPr="002E253C" w:rsidRDefault="003010BA" w:rsidP="0061664B">
      <w:pPr>
        <w:rPr>
          <w:lang w:val="fr-CH"/>
        </w:rPr>
      </w:pPr>
      <w:r>
        <w:t xml:space="preserve">Landscape connectivity is defined as the degree to which the landscape facilitates or impedes movement among habitat patches </w:t>
      </w:r>
      <w:r w:rsidR="00DD168F">
        <w:fldChar w:fldCharType="begin"/>
      </w:r>
      <w:r w:rsidR="002A16E0">
        <w:instrText xml:space="preserve"> ADDIN ZOTERO_ITEM CSL_CITATION {"citationID":"chp4BCfS","properties":{"formattedCitation":"(Taylor et al., 1993)","plainCitation":"(Taylor et al., 1993)","noteIndex":0},"citationItems":[{"id":750,"uris":["http://zotero.org/users/5449935/items/SUCFI68A"],"itemData":{"id":750,"type":"article-journal","archive":"JSTOR","citation-key":"Taylor.1993","container-title":"Oikos","DOI":"10.2307/3544927","ISSN":"0030-1299","issue":"3","page":"571-573","source":"JSTOR","title":"Connectivity Is a Vital Element of Landscape Structure","volume":"68","author":[{"family":"Taylor","given":"Philip D."},{"family":"Fahrig","given":"Lenore"},{"family":"Henein","given":"Kringen"},{"family":"Merriam","given":"Gray"}],"issued":{"date-parts":[["1993"]]}}}],"schema":"https://github.com/citation-style-language/schema/raw/master/csl-citation.json"} </w:instrText>
      </w:r>
      <w:r w:rsidR="00DD168F">
        <w:fldChar w:fldCharType="separate"/>
      </w:r>
      <w:r w:rsidR="002E253C" w:rsidRPr="002E253C">
        <w:rPr>
          <w:rFonts w:ascii="Calibri" w:hAnsi="Calibri" w:cs="Calibri"/>
        </w:rPr>
        <w:t>(Taylor et al., 1993)</w:t>
      </w:r>
      <w:r w:rsidR="00DD168F">
        <w:fldChar w:fldCharType="end"/>
      </w:r>
      <w:r>
        <w:t xml:space="preserve"> and is a central prerequisite for maintaining biodiversity </w:t>
      </w:r>
      <w:r w:rsidR="00DD168F">
        <w:fldChar w:fldCharType="begin"/>
      </w:r>
      <w:r w:rsidR="002A16E0">
        <w:instrText xml:space="preserve"> ADDIN ZOTERO_ITEM CSL_CITATION {"citationID":"SPMAgukU","properties":{"formattedCitation":"(Fahrig, 2003)","plainCitation":"(Fahrig, 2003)","noteIndex":0},"citationItems":[{"id":780,"uris":["http://zotero.org/users/5449935/items/NPMY9L44"],"itemData":{"id":780,"type":"article-journal","citation-key":"Fahrig.2003","container-title":"Annual Review of Ecology, Evolution, and Systematics","DOI":"10.1146/annurev.ecolsys.34.011802.132419","ISSN":"1543-592X, 1545-2069","issue":"1","language":"en","page":"487-515","source":"Crossref","title":"Effects of Habitat Fragmentation on Biodiversity","volume":"34","author":[{"family":"Fahrig","given":"Lenore"}],"issued":{"date-parts":[["2003",11]]}}}],"schema":"https://github.com/citation-style-language/schema/raw/master/csl-citation.json"} </w:instrText>
      </w:r>
      <w:r w:rsidR="00DD168F">
        <w:fldChar w:fldCharType="separate"/>
      </w:r>
      <w:r w:rsidR="002E253C" w:rsidRPr="002E253C">
        <w:rPr>
          <w:rFonts w:ascii="Calibri" w:hAnsi="Calibri" w:cs="Calibri"/>
        </w:rPr>
        <w:t>(Fahrig, 2003)</w:t>
      </w:r>
      <w:r w:rsidR="00DD168F">
        <w:fldChar w:fldCharType="end"/>
      </w:r>
      <w:r>
        <w:t>. Improved connectivity facilitates dispersal</w:t>
      </w:r>
      <w:r w:rsidR="00DD168F">
        <w:rPr>
          <w:rFonts w:ascii="Calibri" w:hAnsi="Calibri" w:cs="Calibri"/>
        </w:rPr>
        <w:t xml:space="preserve"> </w:t>
      </w:r>
      <w:r w:rsidR="00DD168F">
        <w:rPr>
          <w:rFonts w:ascii="Calibri" w:hAnsi="Calibri" w:cs="Calibri"/>
        </w:rPr>
        <w:fldChar w:fldCharType="begin"/>
      </w:r>
      <w:r w:rsidR="002A16E0">
        <w:rPr>
          <w:rFonts w:ascii="Calibri" w:hAnsi="Calibri" w:cs="Calibri"/>
        </w:rPr>
        <w:instrText xml:space="preserve"> ADDIN ZOTERO_ITEM CSL_CITATION {"citationID":"KzvthjHI","properties":{"formattedCitation":"(Baguette et al., 2013; Doerr et al., 2011)","plainCitation":"(Baguette et al., 2013; Doerr et al., 2011)","noteIndex":0},"citationItems":[{"id":276,"uris":["http://zotero.org/users/5449935/items/3E9AKC72"],"itemData":{"id":276,"type":"article-journal","abstract":"Connectivity is classically considered an emergent property of landscapes encapsulating individuals’ ﬂows across space. However, its operational use requires a precise understanding of why and how organisms disperse. Such movements, and hence landscape connectivity, will obviously vary according to both organism properties and landscape features. We review whether landscape connectivity estimates could gain in both precision and generality by incorporating three fundamental outcomes of dispersal theory. Firstly, dispersal is a multi-causal process; its restriction to an ‘escape reaction’ to environmental unsuitability is an oversimpliﬁcation, as dispersing individuals can leave excellent quality habitat patches or stay in poor-quality habitats according to the relative costs and beneﬁts of dispersal and philopatry. Secondly, species, populations and individuals do not always react similarly to those cues that trigger dispersal, which sometimes results in contrasting dispersal strategies. Finally, dispersal is a major component of ﬁtness and is thus under strong selective pressures, which could generate rapid adaptations of dispersal strategies. Such evolutionary responses will entail spatiotemporal variation in landscape connectivity. We thus strongly recommend the use of genetic tools to: (i) assess gene ﬂow intensity and direction among populations in a given landscape; and (ii) accurately estimate landscape features impacting gene ﬂow, and hence landscape connectivity. Such approaches will provide the basic data for planning corridors or stepping stones aiming at (re)connecting local populations of a given species in a given landscape. This strategy is clearly species- and landscape-speciﬁc. But we suggest that the ecological network in a given landscape could be designed by stacking up such linkages designed for several species living in different ecosystems. This procedure relies on the use of umbrella species that are representative of other species living in the same ecosystem.","citation-key":"Baguette.2013","container-title":"Biological Reviews","DOI":"10.1111/brv.12000","ISSN":"14647931","issue":"2","journalAbbreviation":"Biol Rev","language":"en","page":"310-326","source":"DOI.org (Crossref)","title":"Individual Dispersal, Landscape Connectivity and Ecological Networks","title-short":"Individual Dispersal, Landscape Connectivity and Ecological Networks","volume":"88","author":[{"family":"Baguette","given":"Michel"},{"family":"Blanchet","given":"Simon"},{"family":"Legrand","given":"Delphine"},{"family":"Stevens","given":"Virginie M."},{"family":"Turlure","given":"Camille"}],"issued":{"date-parts":[["2013",5]]}}},{"id":525,"uris":["http://zotero.org/users/5449935/items/AMUDD5EG"],"itemData":{"id":525,"type":"article-journal","citation-key":"Doerr.2011","container-title":"Journal of Applied Ecology","DOI":"10.1111/j.1365-2664.2010.01899.x","ISSN":"00218901","issue":"1","language":"en","page":"143-147","source":"DOI.org (Crossref)","title":"Connectivity, Dispersal Behaviour and Conservation Under Climate Change: A Response to Hodgson et al.: Connectivity and Dispersal Behaviour","title-short":"Connectivity, Dispersal Behaviour and Conservation Under Climate Change","volume":"48","author":[{"family":"Doerr","given":"Veronica A. J."},{"family":"Barrett","given":"Tom"},{"family":"Doerr","given":"Erik D."}],"issued":{"date-parts":[["2011",2]]}}}],"schema":"https://github.com/citation-style-language/schema/raw/master/csl-citation.json"} </w:instrText>
      </w:r>
      <w:r w:rsidR="00DD168F">
        <w:rPr>
          <w:rFonts w:ascii="Calibri" w:hAnsi="Calibri" w:cs="Calibri"/>
        </w:rPr>
        <w:fldChar w:fldCharType="separate"/>
      </w:r>
      <w:r w:rsidR="002E253C" w:rsidRPr="002E253C">
        <w:rPr>
          <w:rFonts w:ascii="Calibri" w:hAnsi="Calibri" w:cs="Calibri"/>
        </w:rPr>
        <w:t>(Baguette et al., 2013; Doerr et al., 2011)</w:t>
      </w:r>
      <w:r w:rsidR="00DD168F">
        <w:rPr>
          <w:rFonts w:ascii="Calibri" w:hAnsi="Calibri" w:cs="Calibri"/>
        </w:rPr>
        <w:fldChar w:fldCharType="end"/>
      </w:r>
      <w:r>
        <w:t xml:space="preserve">, which in turn promotes genetic diversity </w:t>
      </w:r>
      <w:r w:rsidR="00DD168F">
        <w:fldChar w:fldCharType="begin"/>
      </w:r>
      <w:r w:rsidR="002A16E0">
        <w:instrText xml:space="preserve"> ADDIN ZOTERO_ITEM CSL_CITATION {"citationID":"DuypVAz8","properties":{"formattedCitation":"(Frankham et al., 2002; Perrin &amp; Mazalov, 2000)","plainCitation":"(Frankham et al., 2002; Perrin &amp; Mazalov, 2000)","noteIndex":0},"citationItems":[{"id":772,"uris":["http://zotero.org/users/5449935/items/9LBHCEVV"],"itemData":{"id":772,"type":"article-journal","abstract":"Using game theory, we developed a kin-selection model to investigate the consequences of local competition and inbreeding depression on the evolution of natal dispersal. Mating systems have the potential to favor strong sex biases in dispersal because sex differences in potential reproductive success affect the balance between local resource competition and local mate competition. No bias is expected when local competition equally affects males and females, as happens in monogamous systems and also in polygynous or promiscuous ones as long as female ﬁtness is limited by extrinsic factors (breeding resources). In contrast, a male-biased dispersal is predicted when local mate competition exceeds local resource competition, as happens under polygyny/promiscuity when female ﬁtness is limited by intrinsic factors (maximal rate of processing resources rather than resources themselves). This bias is reinforced by among-sex interactions: female philopatry enhances breeding opportunities for related males, while male dispersal decreases the chances that related females will inbreed. These results meet empirical patterns in mammals: polygynous/promiscuous species usually display a male-biased dispersal, while both sexes disperse in monogamous species. A parallel is drawn with sex-ratio theory, which also predicts biases toward the sex that suffers less from local competition. Optimal sex ratios and optimal sex-speciﬁc dispersal show mutual dependence, which argues for the development of coevolution models.","citation-key":"Perrin.2000","container-title":"The American Naturalist","DOI":"10.1086/303296","ISSN":"0003-0147, 1537-5323","issue":"1","language":"en","page":"116-127","source":"Crossref","title":"Local Competition, Inbreeding, and the Evolution of Sex‐Biased Dispersal","volume":"155","author":[{"family":"Perrin","given":"Nicolas"},{"family":"Mazalov","given":"Vladimir"}],"issued":{"date-parts":[["2000",1]]}}},{"id":116,"uris":["http://zotero.org/users/5449935/items/MWRSER8L"],"itemData":{"id":116,"type":"book","abstract":"The biological diversity of our planet is being depleted due to the direct and indirect consequences of human activity. As the size of animal and plant populations decrease, loss of genetic diversity reduces their ability to adapt to changes in the environment, with inbreeding depression an inevitable consequence for many species. This textbook provides a clear and comprehensive introduction to the importance of genetic studies in conservation. The text is presented in an easy-to-follow format with main points and terms clearly highlighted. Each chapter concludes with a concise summary, which, together with worked examples and problems and answers, emphasise the key principles covered. Text boxes containing interesting case studies and other additional information enrich the content throughout, and over 100 beautiful pen and ink portraits of endangered species help bring the material to life.","citation-key":"Frankham.2002","DOI":"10.1017/CBO9780511808999","publisher":"Cambridge University Press","source":"DOI.org (Crossref)","title":"Introduction to Conservation Genetics","URL":"https://www.cambridge.org/core/product/identifier/9780511808999/type/book","author":[{"family":"Frankham","given":"Richard"},{"family":"Ballou","given":"Jonathan D."},{"family":"Briscoe","given":"David A."},{"family":"McInnes","given":"Karina H."}],"accessed":{"date-parts":[["2023",7,12]]},"issued":{"date-parts":[["2002"]]}}}],"schema":"https://github.com/citation-style-language/schema/raw/master/csl-citation.json"} </w:instrText>
      </w:r>
      <w:r w:rsidR="00DD168F">
        <w:fldChar w:fldCharType="separate"/>
      </w:r>
      <w:r w:rsidR="002E253C" w:rsidRPr="002E253C">
        <w:rPr>
          <w:rFonts w:ascii="Calibri" w:hAnsi="Calibri" w:cs="Calibri"/>
        </w:rPr>
        <w:t>(Frankham et al., 2002; Perrin &amp; Mazalov, 2000)</w:t>
      </w:r>
      <w:r w:rsidR="00DD168F">
        <w:fldChar w:fldCharType="end"/>
      </w:r>
      <w:r>
        <w:t xml:space="preserve"> and the colonization of vacant habitats </w:t>
      </w:r>
      <w:r w:rsidR="00145131">
        <w:fldChar w:fldCharType="begin"/>
      </w:r>
      <w:r w:rsidR="002A16E0">
        <w:instrText xml:space="preserve"> ADDIN ZOTERO_ITEM CSL_CITATION {"citationID":"4V9PpiKr","properties":{"formattedCitation":"(Hanski, 1999; MacArthur &amp; Wilson, 2001)","plainCitation":"(Hanski, 1999; MacArthur &amp; Wilson, 2001)","noteIndex":0},"citationItems":[{"id":137,"uris":["http://zotero.org/users/5449935/items/PRJXKTK3"],"itemData":{"id":137,"type":"article-journal","citation-key":"Hanski.1999a","container-title":"Oikos","DOI":"10.2307/3546736","ISSN":"00301299","issue":"2","journalAbbreviation":"Oikos","language":"en","page":"209-219","source":"DOI.org (Crossref)","title":"Habitat Connectivity, Habitat Continuity, and Metapopulations in Dynamic Landscapes","volume":"87","author":[{"family":"Hanski","given":"Ilkka"}],"issued":{"date-parts":[["1999",11]]}}},{"id":271,"uris":["http://zotero.org/users/5449935/items/SXVCXFTN"],"itemData":{"id":271,"type":"book","citation-key":"MacArthur.2001","DOI":"10.1515/9781400881376","ISBN":"978-1-4008-8137-6","publisher":"Princeton University Press","source":"DOI.org (Crossref)","title":"The Theory of Island Biogeography","URL":"https://www.degruyter.com/document/doi/10.1515/9781400881376/html","author":[{"family":"MacArthur","given":"Robert H."},{"family":"Wilson","given":"Edward O."}],"issued":{"date-parts":[["2001"]]}}}],"schema":"https://github.com/citation-style-language/schema/raw/master/csl-citation.json"} </w:instrText>
      </w:r>
      <w:r w:rsidR="00145131">
        <w:fldChar w:fldCharType="separate"/>
      </w:r>
      <w:r w:rsidR="002E253C" w:rsidRPr="002E253C">
        <w:rPr>
          <w:rFonts w:ascii="Calibri" w:hAnsi="Calibri" w:cs="Calibri"/>
        </w:rPr>
        <w:t>(Hanski, 1999; MacArthur &amp; Wilson, 2001)</w:t>
      </w:r>
      <w:r w:rsidR="00145131">
        <w:fldChar w:fldCharType="end"/>
      </w:r>
      <w:r>
        <w:t xml:space="preserve">. Due to its beneficial impacts on metapopulation dynamics, restoring connectivity is among the most frequently recommended strategies to conserve biodiversity and to promote resilience against climate change </w:t>
      </w:r>
      <w:r w:rsidR="00145131">
        <w:fldChar w:fldCharType="begin"/>
      </w:r>
      <w:r w:rsidR="002A16E0">
        <w:instrText xml:space="preserve"> ADDIN ZOTERO_ITEM CSL_CITATION {"citationID":"y98IxwVb","properties":{"formattedCitation":"(Heller &amp; Zavaleta, 2009; Rudnick et al., 2012)","plainCitation":"(Heller &amp; Zavaleta, 2009; Rudnick et al., 2012)","noteIndex":0},"citationItems":[{"id":527,"uris":["http://zotero.org/users/5449935/items/LVF5KJF6"],"itemData":{"id":527,"type":"article-journal","citation-key":"Heller.2009","container-title":"Biological Conservation","DOI":"https://doi.org/10.1016/j.biocon.2008.10.006","issue":"1","page":"14-32","title":"Biodiversity Management in the Face of Climate Change: A Review of 22 Years of Recommendations","volume":"142","author":[{"family":"Heller","given":"Nicole E."},{"family":"Zavaleta","given":"Erika S."}],"issued":{"date-parts":[["2009"]]}}},{"id":87,"uris":["http://zotero.org/users/5449935/items/Q54ZW3BP"],"itemData":{"id":87,"type":"article-journal","citation-key":"Rudnick.2012","container-title":"Issues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C."}],"issued":{"date-parts":[["2012"]]}}}],"schema":"https://github.com/citation-style-language/schema/raw/master/csl-citation.json"} </w:instrText>
      </w:r>
      <w:r w:rsidR="00145131">
        <w:fldChar w:fldCharType="separate"/>
      </w:r>
      <w:r w:rsidR="002E253C" w:rsidRPr="002E253C">
        <w:rPr>
          <w:rFonts w:ascii="Calibri" w:hAnsi="Calibri" w:cs="Calibri"/>
        </w:rPr>
        <w:t>(Heller &amp; Zavaleta, 2009; Rudnick et al., 2012)</w:t>
      </w:r>
      <w:r w:rsidR="00145131">
        <w:fldChar w:fldCharType="end"/>
      </w:r>
      <w:r>
        <w:t>. Quantifying connectivity and identifying critical dispersal corridors have therefore become crucial tasks in conservation science</w:t>
      </w:r>
      <w:r w:rsidR="00145131">
        <w:t xml:space="preserve"> </w:t>
      </w:r>
      <w:r w:rsidR="00145131">
        <w:fldChar w:fldCharType="begin"/>
      </w:r>
      <w:r w:rsidR="002A16E0">
        <w:instrText xml:space="preserve"> ADDIN ZOTERO_ITEM CSL_CITATION {"citationID":"5Xm7QFvX","properties":{"formattedCitation":"(Heller &amp; Zavaleta, 2009; Hofmann et al., 2021; Keeley et al., 2019; Rudnick et al., 2012)","plainCitation":"(Heller &amp; Zavaleta, 2009; Hofmann et al., 2021; Keeley et al., 2019; Rudnick et al., 2012)","noteIndex":0},"citationItems":[{"id":527,"uris":["http://zotero.org/users/5449935/items/LVF5KJF6"],"itemData":{"id":527,"type":"article-journal","citation-key":"Heller.2009","container-title":"Biological Conservation","DOI":"https://doi.org/10.1016/j.biocon.2008.10.006","issue":"1","page":"14-32","title":"Biodiversity Management in the Face of Climate Change: A Review of 22 Years of Recommendations","volume":"142","author":[{"family":"Heller","given":"Nicole E."},{"family":"Zavaleta","given":"Erika S."}],"issued":{"date-parts":[["2009"]]}}},{"id":87,"uris":["http://zotero.org/users/5449935/items/Q54ZW3BP"],"itemData":{"id":87,"type":"article-journal","citation-key":"Rudnick.2012","container-title":"Issues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C."}],"issued":{"date-parts":[["2012"]]}}},{"id":211,"uris":["http://zotero.org/users/5449935/items/7LJQ9RU7"],"itemData":{"id":211,"type":"article-journal","abstract":"Connectivity conservation is an emergent approach to counteracting landscape fragmentation and enhancing resilience to climate change at local, national, and global scales. While policy that promotes connectivity is advancing, there has been no systematic, evidence-based study that assesses whether connectivity conservation plans (CCPs) resulted in conservation outcomes, and identifies specific plan attributes that may favor successful implementation. To fill this gap, we gathered 263 terrestrial CCPs from around the world, characterized attributes of 109 plans by surveying plan authors, and conducted semi-structured interviews with authors and implementers of 77 CCPs. The production of CCPs started around 1990 and has increased markedly in all parts of the world, most notably in the United States (led by NGOs and a few states, with little federal involvement), Europe (led by the EU and national policies and implemented at local levels), and the Republic of South Africa (where national legislation mandates each municipality to map corridors and zone all land by 2020). All of the 109 plans that we examined in detail were followed by implementation actions such as crossing structures, ecological restoration, land purchases or easements, recognition of corridors through zoning or government designation, and public engagement. Interviewees emphasized the importance of initial buy-in from key government stakeholders, stakeholder involvement beyond initial buy-in, minimizing staff turnover, and transparent and repeatable procedures. Our quantitative and qualitative analyses similarly suggested that implementation of a CCP was enhanced by enduring partnerships among stakeholders, continuity of leadership, specific recommendations in the CCP using tools appropriately selected from a large toolbox, the existence of enabling legislation and policy, a transparent and repeatable scientific approach, adequate funding, and public outreach.","citation-key":"Keeley.2019","container-title":"Environmental Research Letters","DOI":"10.1088/1748-9326/ab3234","ISSN":"17</w:instrText>
      </w:r>
      <w:r w:rsidR="002A16E0" w:rsidRPr="002A16E0">
        <w:rPr>
          <w:lang w:val="fr-CH"/>
        </w:rPr>
        <w:instrText xml:space="preserve">48-9326","issue":"10","journalAbbreviation":"Environ. Res. Lett.","language":"en","page":"103001","publisher":"IOP Publishing","source":"Institute of Physics","title":"Thirty Years of Connectivity Conservation Planning: An Assessment of Factors Influencing Plan Implementation","title-short":"Thirty Years of Connectivity Conservation Planning","volume":"14","author":[{"family":"Keeley","given":"Annika T. H."},{"family":"Beier","given":"Paul"},{"family":"Creech","given":"Tyler"},{"family":"Jones","given":"Kristal"},{"family":"Jongman","given":"Rob HG"},{"family":"Stonecipher","given":"Grace"},{"family":"Tabor","given":"Gary M."}],"issued":{"date-parts":[["2019",9]]}}},{"id":671,"uris":["http://zotero.org/users/5449935/items/T2FQFSGZ"],"itemData":{"id":671,"type":"article-journal","citation-key":"Hofmann.2021a","container-title":"Journal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145131">
        <w:fldChar w:fldCharType="separate"/>
      </w:r>
      <w:r w:rsidR="002E253C" w:rsidRPr="002E253C">
        <w:rPr>
          <w:rFonts w:ascii="Calibri" w:hAnsi="Calibri" w:cs="Calibri"/>
          <w:lang w:val="fr-CH"/>
        </w:rPr>
        <w:t>(Heller &amp; Zavaleta, 2009; Hofmann et al., 2021; Keeley et al., 2019; Rudnick et al., 2012)</w:t>
      </w:r>
      <w:r w:rsidR="00145131">
        <w:fldChar w:fldCharType="end"/>
      </w:r>
      <w:r w:rsidRPr="002E253C">
        <w:rPr>
          <w:lang w:val="fr-CH"/>
        </w:rPr>
        <w:t xml:space="preserve">. </w:t>
      </w:r>
      <w:r>
        <w:t xml:space="preserve">Reliable estimation of connectivity is thus paramount for a targeted allocation of scarce conservation funds. Two </w:t>
      </w:r>
      <w:r w:rsidR="009B50C0">
        <w:t xml:space="preserve">often-overlooked </w:t>
      </w:r>
      <w:r>
        <w:t xml:space="preserve">factors that can hinder our ability to predict connectivity are </w:t>
      </w:r>
      <w:r w:rsidR="009B50C0">
        <w:t xml:space="preserve">the neglect of </w:t>
      </w:r>
      <w:r>
        <w:t>seasonal</w:t>
      </w:r>
      <w:r w:rsidR="006D4F2E">
        <w:t xml:space="preserve"> </w:t>
      </w:r>
      <w:r w:rsidR="001D61DD">
        <w:t xml:space="preserve">changes in landscape characteristics </w:t>
      </w:r>
      <w:r>
        <w:t xml:space="preserve">and </w:t>
      </w:r>
      <w:r w:rsidR="009B50C0">
        <w:t xml:space="preserve">the use of </w:t>
      </w:r>
      <w:r>
        <w:t xml:space="preserve">simplistic models that fail to capture </w:t>
      </w:r>
      <w:r w:rsidR="009B50C0">
        <w:t xml:space="preserve">the </w:t>
      </w:r>
      <w:r w:rsidR="003963A1">
        <w:t>behavioral</w:t>
      </w:r>
      <w:r>
        <w:t xml:space="preserve"> </w:t>
      </w:r>
      <w:r w:rsidR="009B50C0">
        <w:t xml:space="preserve">nuances </w:t>
      </w:r>
      <w:r>
        <w:t xml:space="preserve">of movement </w:t>
      </w:r>
      <w:r w:rsidR="00145131">
        <w:fldChar w:fldCharType="begin"/>
      </w:r>
      <w:r w:rsidR="002A16E0">
        <w:instrText xml:space="preserve"> ADDIN ZOTERO_ITEM CSL_CITATION {"citationID":"0VAoPb0k","properties":{"formattedCitation":"(Hofmann et al., 2023; Osipova et al., 2019; Zeller, Wattles, et al., 2020)","plainCitation":"(Hofmann et al., 2023; Osipova et al., 2019; Zeller, Wattles, et al., 2020)","noteIndex":0},"citationItems":[{"id":393,"uris":["http://zotero.org/users/5449935/items/9K9W85RS"],"itemData":{"id":393,"type":"article-journal","abstract":"Landscape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w:instrText>
      </w:r>
      <w:r w:rsidR="002A16E0" w:rsidRPr="002A16E0">
        <w:rPr>
          <w:lang w:val="fr-CH"/>
        </w:rPr>
        <w:instrText>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w:instrText>
      </w:r>
      <w:r w:rsidR="002A16E0">
        <w:instrText>ﬂ</w:instrText>
      </w:r>
      <w:r w:rsidR="002A16E0" w:rsidRPr="002A16E0">
        <w:rPr>
          <w:lang w:val="fr-CH"/>
        </w:rPr>
        <w:instrText>ict and in targeting public education campaigns on bear awareness. Including dynamism in connectivity models can produce more realistic models and, when future projections are incorporated, can ensure the identi</w:instrText>
      </w:r>
      <w:r w:rsidR="002A16E0">
        <w:instrText>ﬁ</w:instrText>
      </w:r>
      <w:r w:rsidR="002A16E0" w:rsidRPr="002A16E0">
        <w:rPr>
          <w:lang w:val="fr-CH"/>
        </w:rPr>
        <w:instrText>cation of areas that o</w:instrText>
      </w:r>
      <w:r w:rsidR="002A16E0">
        <w:instrText>ﬀ</w:instrText>
      </w:r>
      <w:r w:rsidR="002A16E0" w:rsidRPr="002A16E0">
        <w:rPr>
          <w:lang w:val="fr-CH"/>
        </w:rPr>
        <w:instrText xml:space="preserve">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M."},{"family":"DeStefano","given":"Stephen"}],"issued":{"date-parts":[["2020",7,18]]}}}],"schema":"https://github.com/citation-style-language/schema/raw/master/csl-citation.json"} </w:instrText>
      </w:r>
      <w:r w:rsidR="00145131">
        <w:fldChar w:fldCharType="separate"/>
      </w:r>
      <w:r w:rsidR="002E253C" w:rsidRPr="002E253C">
        <w:rPr>
          <w:rFonts w:ascii="Calibri" w:hAnsi="Calibri" w:cs="Calibri"/>
          <w:lang w:val="fr-CH"/>
        </w:rPr>
        <w:t>(Hofmann et al., 2023; Osipova et al., 2019; Zeller, Wattles, et al., 2020)</w:t>
      </w:r>
      <w:r w:rsidR="00145131">
        <w:fldChar w:fldCharType="end"/>
      </w:r>
      <w:r w:rsidR="006D4F2E" w:rsidRPr="002E253C">
        <w:rPr>
          <w:lang w:val="fr-CH"/>
        </w:rPr>
        <w:t>.</w:t>
      </w:r>
    </w:p>
    <w:p w14:paraId="33A91C47" w14:textId="1B06C1CB" w:rsidR="003010BA" w:rsidRPr="00145131" w:rsidRDefault="003010BA" w:rsidP="0061664B">
      <w:r>
        <w:t xml:space="preserve">Seasonality can impact functional connectivity </w:t>
      </w:r>
      <w:r w:rsidR="009B50C0">
        <w:t xml:space="preserve">both </w:t>
      </w:r>
      <w:r>
        <w:t xml:space="preserve">through </w:t>
      </w:r>
      <w:proofErr w:type="spellStart"/>
      <w:r>
        <w:t>spatio</w:t>
      </w:r>
      <w:proofErr w:type="spellEnd"/>
      <w:r>
        <w:t xml:space="preserve">-temporal variation in the landscape itself, or through temporal variation in species’ preferences towards prevailing conditions </w:t>
      </w:r>
      <w:r w:rsidR="00145131">
        <w:fldChar w:fldCharType="begin"/>
      </w:r>
      <w:r w:rsidR="002A16E0">
        <w:instrText xml:space="preserve"> ADDIN ZOTERO_ITEM CSL_CITATION {"citationID":"NprJb8TZ","properties":{"formattedCitation":"(Forrest et al., 2024; Mui et al., 2017; Simpkins &amp; Perry, 2017; Zeller, Wattles, et al., 2020)","plainCitation":"(Forrest et al., 2024; Mui et al., 2017; Simpkins &amp; Perry, 2017; Zeller, Wattles, et al., 2020)","noteIndex":0},"citationItems":[{"id":517,"uris":["http://zotero.org/users/5449935/items/4CDPCFX8"],"itemData":{"id":517,"type":"article-journal","abstract":"Context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disadvantages.","citation-key":"Mui.2017","container-title":"Landscape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id":828,"uris":["http://zotero.org/users/5449935/items/Z3ZTLR3N"],"itemData":{"id":828,"type":"article-journal","abstract":"Landscape connectivity estimates are widely used to inform species conservation management. However, although many landscapes and species behaviours change over time, such as between seasons, the vast majority of studies view connectivity as static. Calls have therefore been made to use multiple connectivity estimates to adequately capture periodic (e.g., seasonal) temporal changes. These periodic temporal changes are also inﬂuenced by stochastic perturbations, such as extreme weather events, and this variability is likely to increase due to ongoing climate change. We aimed to investigate: 1) how variability interacts with periodic landscape changes to alter connectivity estimates, and 2) how these alterations change over longer time-periods. To achieve this we used a virtual ecology approach in which we simulated 100 landscapes. Each simulation ran for 20 seasons with the landscape experiencing regular seasonal changes. Each simulation was then rerun ﬁve times with increasing levels of variability super-imposed on the seasonal dynamics. Connectivity for each landscape and every season was calculated using least-cost paths modelling, and the diﬀerences between connectivity estimates calculated. We found that the variation in connectivity estimates between seasons increased with temporal variability. Diﬀerences in connectivity accumulated over time, meaning that as the variability increased connectivity estimates changed more quickly and by larger amounts. Our study demonstrates that increasing temporal variability will become a challenge for the successful use of static connectivity estimates.","citation-key":"Simpkins.2017a","container-title":"Ecological Indicators","DOI":"10.1016/j.ecolind.2017.08.008","ISSN":"1470160X","journalAbbreviation":"Ecological Indicators","language":"en","page":"243-248","source":"DOI.org (Crossref)","title":"Understanding the Impacts of Temporal Variability on Estimates of Landscape Connectivity","volume":"83","author":[{"family":"Simpkins","given":"Craig E."},{"family":"Perry","given":"George L.W."}],"issued":{"date-parts":[["2017",12]]}}},{"id":791,"uris":["http://zotero.org/users/5449935/items/Q4LPGV76"],"itemData":{"id":791,"type":"article-journal","abstract":"Connectivity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w:instrText>
      </w:r>
      <w:r w:rsidR="002A16E0" w:rsidRPr="002A16E0">
        <w:rPr>
          <w:lang w:val="fr-CH"/>
        </w:rPr>
        <w:instrText xml:space="preserve">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145131">
        <w:fldChar w:fldCharType="separate"/>
      </w:r>
      <w:r w:rsidR="002E253C" w:rsidRPr="002E253C">
        <w:rPr>
          <w:rFonts w:ascii="Calibri" w:hAnsi="Calibri" w:cs="Calibri"/>
          <w:lang w:val="fr-CH"/>
        </w:rPr>
        <w:t>(Forrest et al., 2024; Mui et al., 2017; Simpkins &amp; Perry, 2017; Zeller, Wattles, et al., 2020)</w:t>
      </w:r>
      <w:r w:rsidR="00145131">
        <w:fldChar w:fldCharType="end"/>
      </w:r>
      <w:r w:rsidR="00145131" w:rsidRPr="00145131">
        <w:rPr>
          <w:lang w:val="fr-CH"/>
        </w:rPr>
        <w:t xml:space="preserve">. </w:t>
      </w:r>
      <w:r>
        <w:t xml:space="preserve">In ecosystems that experience alternations between wet and dry seasons, for example, the onset of the rainy season initiates distinct “green-up” waves, which affect the availability of food resources for herbivores and, subsequently, shape their movements </w:t>
      </w:r>
      <w:r w:rsidR="00145131">
        <w:fldChar w:fldCharType="begin"/>
      </w:r>
      <w:r w:rsidR="002A16E0">
        <w:instrText xml:space="preserve"> ADDIN ZOTERO_ITEM CSL_CITATION {"citationID":"X060mH33","properties":{"formattedCitation":"(Merkle et al., 2016)","plainCitation":"(Merkle et al., 2016)","noteIndex":0},"citationItems":[{"id":382,"uris":["http://zotero.org/users/5449935/items/FLBPU3WU"],"itemData":{"id":382,"type":"article-journal","abstract":"The green wave hypothesis (GWH) states that migrating animals should track or ‘surf’ high-quality forage at the leading edge of spring green-up. To index such high-quality forage, recent work proposed the instantaneous rate of green-up (IRG), i.e. rate of change in the normalized difference vegetation index over time. Despite this important advancement, no study has tested the assumption that herbivores select habitat patches at peak IRG. We evaluated this assumption using step selection functions parametrized with movement data during the green-up period from two populations each of bighorn sheep, mule deer, elk, moose and bison, totalling 463 individuals monitored 1–3 years from 2004 to 2014. Accounting for variables that typically influence habitat selection for each species, we found seven of 10 populations selected patches exhibiting high IRG—supporting the GWH. Nonetheless, large herbivores selected for the leading edge, trailing edge and crest of the IRG wave, indicating that other mechanisms (e.g. ruminant physiology) or measurement error inherent with satellite data affect selection for IRG. Our evaluation indicates that IRG is a useful tool for linking herbivore movement with plant phenology, paving the way for significant advancements in understanding how animals track resource quality that varies both spatially and temporally.","citation-key":"Merkle.2016","container-title":"Proceedings of the Royal Society B: Biological Sciences","DOI":"10.1098/rspb.2016.0456","ISSN":"0962-8452, 1471-2954","issue":"1833","journalAbbreviation":"Proc. R. Soc. B.","language":"en","page":"20160456","source":"DOI.org (Crossref)","title":"Large Herbivores Surf Waves of Green-up During Spring","volume":"283","author":[{"family":"Merkle","given":"Jerod A."},{"family":"Monteith","given":"Kevin L."},{"family":"Aikens","given":"Ellen O."},{"family":"Hayes","given":"Matthew M."},{"family":"Hersey","given":"Kent R."},{"family":"Middleton","given":"Arthur D."},{"family":"Oates","given":"Brendan A."},{"family":"Sawyer","given":"Hall"},{"family":"Scurlock","given":"Brandon M."},{"family":"Kauffman","given":"Matthew J."}],"issued":{"date-parts":[["2016",6,29]]}}}],"schema":"https://github.com/citation-style-language/schema/raw/master/csl-citation.json"} </w:instrText>
      </w:r>
      <w:r w:rsidR="00145131">
        <w:fldChar w:fldCharType="separate"/>
      </w:r>
      <w:r w:rsidR="002E253C" w:rsidRPr="002E253C">
        <w:rPr>
          <w:rFonts w:ascii="Calibri" w:hAnsi="Calibri" w:cs="Calibri"/>
        </w:rPr>
        <w:t>(Merkle et al., 2016)</w:t>
      </w:r>
      <w:r w:rsidR="00145131">
        <w:fldChar w:fldCharType="end"/>
      </w:r>
      <w:r>
        <w:t xml:space="preserve">. </w:t>
      </w:r>
      <w:r w:rsidR="009B50C0">
        <w:t>T</w:t>
      </w:r>
      <w:r>
        <w:t>he variation in environmental conditions</w:t>
      </w:r>
      <w:r w:rsidR="00594B48">
        <w:t>,</w:t>
      </w:r>
      <w:r w:rsidR="003E7215">
        <w:t xml:space="preserve"> </w:t>
      </w:r>
      <w:del w:id="15" w:author="David Hofmann" w:date="2026-03-17T19:49:00Z" w16du:dateUtc="2026-03-17T17:49:00Z">
        <w:r w:rsidR="00594B48">
          <w:delText>for instance,</w:delText>
        </w:r>
      </w:del>
      <w:ins w:id="16" w:author="David Hofmann" w:date="2026-03-17T19:49:00Z" w16du:dateUtc="2026-03-17T17:49:00Z">
        <w:r w:rsidR="003E7215">
          <w:t>therefore</w:t>
        </w:r>
      </w:ins>
      <w:r w:rsidR="003E7215">
        <w:t xml:space="preserve"> </w:t>
      </w:r>
      <w:r>
        <w:t>drives herbivore migrations across massive spatial scales, resulting in short-lived movement corridors between otherwise disconnected habitats</w:t>
      </w:r>
      <w:r w:rsidR="00145131">
        <w:t xml:space="preserve"> </w:t>
      </w:r>
      <w:r w:rsidR="00145131">
        <w:fldChar w:fldCharType="begin"/>
      </w:r>
      <w:r w:rsidR="002A16E0">
        <w:instrText xml:space="preserve"> ADDIN ZOTERO_ITEM CSL_CITATION {"citationID":"HTZYFLXH","properties":{"formattedCitation":"(Naidoo et al., 2016; Serneels &amp; Lambin, 2001)","plainCitation":"(Naidoo et al., 2016; Serneels &amp; Lambin, 2001)","noteIndex":0},"citationItems":[{"id":856,"uris":["http://zotero.org/users/5449935/items/IX9NBQZN"],"itemData":{"id":856,"type":"article-journal","abstract":"Aim The study tests the hypothesis that land-use changes in Narok District have had an impact on the wildebeest population [Connochaetes taurinus mearnsi (Burchell)] in the northern part of the Serengeti–Mara ecosystem. Location The Serengeti–Mara ecosystem is a vast area of rangelands, straddling the Tanzanian–Kenyan border in East Africa. The area is home to some 1.3 million wildebeest, of which some 30,000 animals currently reside in the Kenyan part of the ecosystem. Methods We analysed the temporal changes in the wildebeest population in the Kenyan part of the Serengeti–Mara ecosystem and their relationship with possible driving forces of change, such as rainfall, normalized difference vegetation index (NDVI), livestock numbers and land-cover changes. Changes in the spatial distribution of wildebeest for three periods were compared with spatial changes in livestock distribution and land cover. The analyses were repeated for the Tanzanian part of the ecosystem and results compared. We thus tested the relative importance of land-use changes among the different potential driving forces of change in the wildebeest populations. Results The wildebeest population in the Kenyan part of the Serengeti–Mara ecosystem declined drastically over the past 20 years and is currently fluctuating around an estimated population of 31,300 animals, which is about 25% of the population size at the end of the 1970s. The wildebeest population in the Kenyan part of the Serengeti–Mara ecosystem has, over the last decades, been controlled by food supply during the dry and the wet seasons. Expansion of large-scale mechanized wheat farming in the Loita Plains since the early 1980s has drastically reduced the wildebeest wet season range, forcing the wildebeest population to use the dryer rangelands in the south-eastern part of the Loita eco-unit, or to move to the Mara eco-unit, where competition with cattle is higher. The expansion of the farming area has not influenced the size of the total cattle population in the Kenyan part of the study area, nor its spatial distribution. The much larger migratory wildebeest population of the Serengeti, in Tanzania, has not been affected by a downward trend from the late 1970s and is regulated by food supply in the dry season (Mduma et al., 1999). Around the Serengeti, in Tanzania, land-use changes are much less widespread, occur at a lower rate and affect a much smaller area compared with the Kenyan part of the ecosystem. Moreover, land-use changes around the Serengeti have taken place away from the main migration routes of wildebeest. Conclusions Over the last decades, the decline in the Kenyan wildebeest population did not seem to affect the much larger Serengeti wildebeest population. However, if more land were to be converted to large scale farming closer to the Masai Mara National Reserve, the dry season range for both the Kenyan and the Serengeti population would be reduced. This might have serious consequences for both populations and therefore for the entire Serengeti–Mara ecosystem.","citation-key":"Serneels.2001","container-title":"Journal of Biogeography","DOI":"10.1046/j.1365-2699.2001.00557.x","ISSN":"1365-2699","issue":"3","language":"en","note":"_eprint: https://onlinelibrary.wiley.com/doi/pdf/10.1046/j.1365-2699.2001.00557.x","page":"391-407","source":"Wiley Online Library","title":"Impact of Land-Use Changes on the Wildebeest Migration in the Northern Part of the Serengeti–Mara Ecosystem","volume":"28","author":[{"family":"Serneels","given":"Suzanne"},{"family":"Lambin","given":"Eric F."}],"issued":{"date-parts":[["2001"]]}}},{"id":841,"uris":["http://zotero.org/users/5449935/items/QGLN63TE"],"itemData":{"id":841,"type":"article-journal","abstract":"Migrations of most animal taxa are declining as a result of anthropogenic pressures and land-use transformation. Here, we document and characterize a previously unknown multi-country migration of Burchell’s zebra Equus quagga that is the longest of all recorded large mammal migrations in Africa. Our data from eight adult female zebras collared on the border of Namibia and Botswana show that in December 2012 all individuals crossed the Chobe River and moved due south to Nxai Pan National Park in Botswana, where they spent a mean duration of 10 weeks before returning, less directly, to their dry season ﬂoodplain habitat. The same southward movements were also observed in December 2013. Nxai Pan appeared to have similar environmental conditions to several possible alternative wet season destinations that were closer to the dry season habitat on the Chobe River, and water availability, but not habitat or vegetation biomass, was associated with higher-use areas along the migratory pathway. These results suggest a genetic and/or cultural basis for the choice of migration destination, rather than an environmental one. Regardless of the cause, the round-trip, straight-line migration distance of 500 km is greater than that covered by wildebeest Connochaetes taurinus during their well-known seasonal journey in the Serengeti ecosystem. It merits conservation attention, given the decline of large-scale ecological processes such as animal migrations.","citation-key":"Naidoo.2016","container-title":"Oryx","DOI":"10.1017/S0030605314000222","ISSN":"0030-6053, 1365-3008","issue":"1","journalAbbreviation":"Oryx","language":"en","page":"138-146","source":"DOI.org (Crossref)","title":"A Newly Discovered Wildlife Migration in Namibia and Botswana Is the Longest in Africa","volume":"50","author":[{"family":"Naidoo","given":"R."},{"family":"Chase","given":"M. J."},{"family":"Beytell","given":"P."},{"family":"Du Preez","given":"P."},{"family":"Landen","given":"K."},{"family":"Stuart-Hill","given":"G."},{"family":"Taylor","given":"R."}],"issued":{"date-parts":[["2016",1]]}}}],"schema":"https://github.com/citation-style-language/schema/raw/master/csl-citation.json"} </w:instrText>
      </w:r>
      <w:r w:rsidR="00145131">
        <w:fldChar w:fldCharType="separate"/>
      </w:r>
      <w:r w:rsidR="002E253C" w:rsidRPr="002E253C">
        <w:rPr>
          <w:rFonts w:ascii="Calibri" w:hAnsi="Calibri" w:cs="Calibri"/>
        </w:rPr>
        <w:t>(Naidoo et al., 2016; Serneels &amp; Lambin, 2001)</w:t>
      </w:r>
      <w:r w:rsidR="00145131">
        <w:fldChar w:fldCharType="end"/>
      </w:r>
      <w:r>
        <w:t xml:space="preserve">. Alternatively, seasonality can affect functional connectivity via temporal changes in a </w:t>
      </w:r>
      <w:r>
        <w:lastRenderedPageBreak/>
        <w:t xml:space="preserve">species’ habitat preferences. Amphibians, for </w:t>
      </w:r>
      <w:r w:rsidR="00594B48">
        <w:t>example</w:t>
      </w:r>
      <w:r>
        <w:t>, require both aquatic and terrestrial habitats, but their preference for one habitat over the other heavily depends on the season</w:t>
      </w:r>
      <w:r w:rsidR="00145131">
        <w:t xml:space="preserve"> </w:t>
      </w:r>
      <w:r w:rsidR="00145131">
        <w:fldChar w:fldCharType="begin"/>
      </w:r>
      <w:r w:rsidR="002A16E0">
        <w:instrText xml:space="preserve"> ADDIN ZOTERO_ITEM CSL_CITATION {"citationID":"sa3swRkb","properties":{"formattedCitation":"(Baldwin et al., 2006)","plainCitation":"(Baldwin et al., 2006)","noteIndex":0},"citationItems":[{"id":496,"uris":["http://zotero.org/users/5449935/items/UL3YCHN3"],"itemData":{"id":496,"type":"article-journal","abstract":"Conservation of fauna breeding in vernal pools is challenging given their complex life histories. Many species, including the widespread North American Wood Frog (Rana sylvatica), require both aquatic and terrestrial habitat, yet insufficient information exists about movements between these environments, nor fine-scale selection patterns within them. To inform conservation planning, we conducted a radio-telemetry study of seasonal patterns of Wood Frog movements and habitat selection in southern Maine. Forty-three frogs were tracked an average of 25.6 days each, April to November 2003. In early spring, Wood Frogs generally selected damp leaf litter retreats on the margins of breeding pools. Following breeding, frogs selected forested wetlands (9.3% of the landscape) over forested uplands (90.7% of the landscape) in 75.3% of radio locations (N 5 544). Postbreeding movements from breeding pools to nearby, closed-canopy, forested wetlands ranged from 102–340 m (median 169m, N 5 8) and included stopovers in upland forest floors ranging from one to 17 days (median two days, N 5 7). Summer refugia were characterized by shady, moist (nonaquatic), and sphagnum-dominated microhabitats. In urbanizing areas, we recommend a shift from a core-habitat conservation model to a spatially explicit approach that considers pool-breeding amphibian habitat as a network of migration-connected habitat elements (e.g., breeding pools, upland forest, nearby forested wetlands). In our study, this approach reduced the amount of land potentially requiring protection by . 2/3 from that of core habitat models. With the rapid dissemination of GIS technology, spatially explicit planning for pool-breeding amphibians is increasingly feasible.","citation-key":"Baldwin.2006","container-title":"Journal of Herpetology","DOI":"10.1670/0022-1511(2006)40[442:CPFASW]2.0.CO;2","ISSN":"0022-1511","issue":"4","journalAbbreviation":"Journal of Herpetology","language":"en","page":"442-453","source":"DOI.org (Crossref)","title":"Conservation Planning for Amphibian Species with Complex Habitat Requirements: A Case Study Using Movements and Habitat Selection of the Wood Frog Rana Sylvatica","title-short":"Conservation Planning for Amphibian Species with Complex Habitat Requirements","volume":"40","author":[{"family":"Baldwin","given":"Robert F."},{"family":"Calhoun","given":"Aram J. K."},{"family":"deMaynadier","given":"Phillip G."}],"issued":{"date-parts":[["2006",12]]}}}],"schema":"https://github.com/citation-style-language/schema/raw/master/csl-citation.json"} </w:instrText>
      </w:r>
      <w:r w:rsidR="00145131">
        <w:fldChar w:fldCharType="separate"/>
      </w:r>
      <w:r w:rsidR="002E253C" w:rsidRPr="002E253C">
        <w:rPr>
          <w:rFonts w:ascii="Calibri" w:hAnsi="Calibri" w:cs="Calibri"/>
        </w:rPr>
        <w:t>(Baldwin et al., 2006)</w:t>
      </w:r>
      <w:r w:rsidR="00145131">
        <w:fldChar w:fldCharType="end"/>
      </w:r>
      <w:r>
        <w:t xml:space="preserve">. Although such seasonal intricacies are likely to play a fundamental role in many ecosystems, they </w:t>
      </w:r>
      <w:r w:rsidR="009B50C0">
        <w:t xml:space="preserve">are </w:t>
      </w:r>
      <w:r>
        <w:t xml:space="preserve">only rarely </w:t>
      </w:r>
      <w:r w:rsidR="009B50C0">
        <w:t>considered in</w:t>
      </w:r>
      <w:r w:rsidR="006D4F2E">
        <w:t xml:space="preserve"> </w:t>
      </w:r>
      <w:r>
        <w:t>connectivity studies in an explicit manner. In fact, most connectivity studies represent their study system by a static set of environmental layers and assume their focal species to exhibit a fixed set of preferences</w:t>
      </w:r>
      <w:r w:rsidR="00145131">
        <w:t xml:space="preserve"> </w:t>
      </w:r>
      <w:r w:rsidR="00145131">
        <w:fldChar w:fldCharType="begin"/>
      </w:r>
      <w:r w:rsidR="002A16E0">
        <w:instrText xml:space="preserve"> ADDIN ZOTERO_ITEM CSL_CITATION {"citationID":"Wp6OBqGP","properties":{"formattedCitation":"(Abrahms et al., 2017; e.g., Elliot et al., 2014; but see Forrest et al., 2024; Mui et al., 2017)","plainCitation":"(Abrahms et al., 2017; e.g., Elliot et al., 2014; but see Forrest et al., 2024; Mui et al., 2017)","dontUpdate":true,"noteIndex":0},"citationItems":[{"id":473,"uris":["http://zotero.org/users/5449935/items/WC4SNARV"],"itemData":{"id":473,"type":"article-journal","citation-key":"Elliot.2014","container-title":"Journal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J."}],"issued":{"date-parts":[["2014",10]]}},"prefix":"e.g., "},{"id":176,"uris":["http://zotero.org/users/5449935/items/LA3WBUZF"],"itemData":{"id":176,"type":"article-journal","citation-key":"Abrahms.2017","container-title":"Journal of Applied Ecology","DOI":"10.1111/1365-2664.12714","ISSN":"0021-8901","issue":"2","page":"412–422","title":"Does Wildlife Resource Selection Accurately Inform Corridor Conservation?","volume":"54","author":[{"family":"Abrahms","given":"Briana"},{"family":"Sawyer","given":"Sarah C."},{"family":"Jordan","given":"Neil R."},{"family":"McNutt","given":"John Weldon"},{"family":"Wilson","given":"Alan M."},{"family":"Brashares","given":"Justin S."}],"issued":{"date-parts":[["2017"]]}}},{"id":517,"uris":["http://zotero.org/users/5449935/items/4CDPCFX8"],"itemData":{"id":517,"type":"article-journal","abstract":"Context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disadvantages.","citation-key":"Mui.2017","container-title":"Landscape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w:instrText>
      </w:r>
      <w:r w:rsidR="002A16E0" w:rsidRPr="002A16E0">
        <w:rPr>
          <w:lang w:val="fr-CH"/>
        </w:rPr>
        <w:instrText xml:space="preserve">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J."}],"issued":{"date-parts":[["2024",12,12]]}},"prefix":"but see "}],"schema":"https://github.com/citation-style-language/schema/raw/master/csl-citation.json"} </w:instrText>
      </w:r>
      <w:r w:rsidR="00145131">
        <w:fldChar w:fldCharType="separate"/>
      </w:r>
      <w:r w:rsidR="002E253C" w:rsidRPr="002E253C">
        <w:rPr>
          <w:rFonts w:ascii="Calibri" w:hAnsi="Calibri" w:cs="Calibri"/>
          <w:lang w:val="fr-CH"/>
        </w:rPr>
        <w:t xml:space="preserve">(e.g., Elliot et al., 2014; </w:t>
      </w:r>
      <w:r w:rsidR="00893F6B" w:rsidRPr="002E253C">
        <w:rPr>
          <w:rFonts w:ascii="Calibri" w:hAnsi="Calibri" w:cs="Calibri"/>
          <w:lang w:val="fr-CH"/>
        </w:rPr>
        <w:t xml:space="preserve">Abrahms et al., 2017; </w:t>
      </w:r>
      <w:r w:rsidR="002E253C" w:rsidRPr="002E253C">
        <w:rPr>
          <w:rFonts w:ascii="Calibri" w:hAnsi="Calibri" w:cs="Calibri"/>
          <w:lang w:val="fr-CH"/>
        </w:rPr>
        <w:t>but see Forrest et al., 2024; Mui et al., 2017)</w:t>
      </w:r>
      <w:r w:rsidR="00145131">
        <w:fldChar w:fldCharType="end"/>
      </w:r>
      <w:r w:rsidR="00145131" w:rsidRPr="00145131">
        <w:rPr>
          <w:lang w:val="fr-CH"/>
        </w:rPr>
        <w:t>.</w:t>
      </w:r>
      <w:r w:rsidRPr="00145131">
        <w:rPr>
          <w:lang w:val="fr-CH"/>
        </w:rPr>
        <w:t xml:space="preserve"> </w:t>
      </w:r>
      <w:r>
        <w:t xml:space="preserve">Overcoming these limitations requires viewing connectivity as a dynamic </w:t>
      </w:r>
      <w:r w:rsidR="009B50C0">
        <w:t xml:space="preserve">process </w:t>
      </w:r>
      <w:r>
        <w:t xml:space="preserve">and modeling it accordingly </w:t>
      </w:r>
      <w:r w:rsidR="00145131">
        <w:fldChar w:fldCharType="begin"/>
      </w:r>
      <w:r w:rsidR="002A16E0">
        <w:instrText xml:space="preserve"> ADDIN ZOTERO_ITEM CSL_CITATION {"citationID":"faQCSVsP","properties":{"formattedCitation":"(Zeller, Lewison, et al., 2020; Zeller, Wattles, et al., 2020)","plainCitation":"(Zeller, Lewison, et al., 2020; Zeller, Wattles, et al., 2020)","noteIndex":0},"citationItems":[{"id":791,"uris":["http://zotero.org/users/5449935/items/Q4LPGV76"],"itemData":{"id":791,"type":"article-journal","abstract":"Connectivity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science.","citation-key":"Zeller.2020a","container-title":"Land","DOI":"10.3390/land9090303","ISSN":"2073-445X","issue":"9","journalAbbreviation":"Land","language":"en","page":"303","source":"DOI.org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schema":"https://github.com/citation-style-language/schema/raw/master/csl-citation.json"} </w:instrText>
      </w:r>
      <w:r w:rsidR="00145131">
        <w:fldChar w:fldCharType="separate"/>
      </w:r>
      <w:r w:rsidR="002E253C" w:rsidRPr="002E253C">
        <w:rPr>
          <w:rFonts w:ascii="Calibri" w:hAnsi="Calibri" w:cs="Calibri"/>
        </w:rPr>
        <w:t>(Zeller, Lewison, et al., 2020; Zeller, Wattles, et al., 2020)</w:t>
      </w:r>
      <w:r w:rsidR="00145131">
        <w:fldChar w:fldCharType="end"/>
      </w:r>
      <w:r>
        <w:t>.</w:t>
      </w:r>
    </w:p>
    <w:p w14:paraId="3C72203D" w14:textId="68617801" w:rsidR="00A2106D" w:rsidRPr="00F92517" w:rsidRDefault="003010BA" w:rsidP="0061664B">
      <w:pPr>
        <w:rPr>
          <w:lang w:val="fr-CH"/>
        </w:rPr>
      </w:pPr>
      <w:r w:rsidRPr="00594B48">
        <w:t xml:space="preserve">A second </w:t>
      </w:r>
      <w:r w:rsidR="00A82A1E" w:rsidRPr="00594B48">
        <w:t xml:space="preserve">major </w:t>
      </w:r>
      <w:r w:rsidRPr="00594B48">
        <w:t xml:space="preserve">challenge in accurately predicting connectivity arises from the use of simplistic models that fail to capture the complexity of animal movement. Traditional approaches to study functional connectivity generally follow a three-step pipeline: (1) compiling presence or movement data for the focal species, alongside spatial covariate layers that influence connectivity, (2) fitting a selection model to estimate species preferences for environmental features and (3) generating a resistance (or permeability) surface based on inferred preferences, which is then </w:t>
      </w:r>
      <w:r w:rsidR="00501DB6" w:rsidRPr="00594B48">
        <w:t>used as input to</w:t>
      </w:r>
      <w:r w:rsidRPr="00594B48">
        <w:t xml:space="preserve"> a connectivity model </w:t>
      </w:r>
      <w:r w:rsidR="00F92517" w:rsidRPr="00594B48">
        <w:fldChar w:fldCharType="begin"/>
      </w:r>
      <w:r w:rsidR="002A16E0">
        <w:instrText xml:space="preserve"> ADDIN ZOTERO_ITEM CSL_CITATION {"citationID":"dXCc6eYw","properties":{"formattedCitation":"(Diniz et al., 2019; Zeller et al., 2012)","plainCitation":"(Diniz et al., 2019; Zeller et al., 2012)","noteIndex":0},"citationItems":[{"id":361,"uris":["http://zotero.org/users/5449935/items/IZL3EL3R"],"itemData":{"id":361,"type":"article-journal","citation-key":"Zeller.2012","container-title":"Landscape Ecology","DOI":"https://doi.org/10.1007%2Fs10980-012-9737-0","ISSN":"0921-2973","issue":"6","page":"777–797","title":"Estimating Landscape Resistance to Movement: A Review","volume":"27","author":[{"family":"Zeller","given":"Katherine A."},{"family":"McGarigal","given":"Kevin"},{"family":"Whiteley","given":"Andrew R."}],"issued":{"date-parts":[["2012"]]}}},{"id":302,"uris":["http://zotero.org/users/5449935/items/LVSVFVT4"],"itemData":{"id":302,"type":"article-journal","abstract":"Context Dispersal plays a key role in linking populations, habitat (re)-colonization, and species range expansion. As fragmentation and habitat loss are ubiquitous threats and can disrupt dispersal, landscape connectivity modeling has become a valuable tool in conservation planning.","citation-key":"Diniz.2019","container-title":"Landscape Ecology","DOI":"10.1007/s10980-019-00935-3","ISSN":"0921-2973, 1572-9761","language":"en","page":"41–58","source":"Crossref","title":"Landscape Connectivity Modeling from the Perspective of Animal Dispersal","volume":"35","author":[{"family":"Diniz","given":"Milena F."},{"family":"Cushman","given":"Samuel A."},{"family":"Machado","given":"Ricardo B."},{"family":"De Marco Júnior","given":"Paulo"}],"issued":{"date-parts":[["2019",11,19]]}}}],"schema":"https://github.com/citation-style-language/schema/raw/master/csl-citation.json"} </w:instrText>
      </w:r>
      <w:r w:rsidR="00F92517" w:rsidRPr="00594B48">
        <w:fldChar w:fldCharType="separate"/>
      </w:r>
      <w:r w:rsidR="002E253C" w:rsidRPr="002E253C">
        <w:rPr>
          <w:rFonts w:ascii="Calibri" w:hAnsi="Calibri" w:cs="Calibri"/>
        </w:rPr>
        <w:t>(Diniz et al., 2019; Zeller et al., 2012)</w:t>
      </w:r>
      <w:r w:rsidR="00F92517" w:rsidRPr="00594B48">
        <w:fldChar w:fldCharType="end"/>
      </w:r>
      <w:r w:rsidRPr="00594B48">
        <w:t>.</w:t>
      </w:r>
      <w:r>
        <w:t xml:space="preserve"> One downside to such resistance-based approaches is that models are limited to </w:t>
      </w:r>
      <w:r w:rsidR="00A82A1E">
        <w:t xml:space="preserve">variables </w:t>
      </w:r>
      <w:r>
        <w:t>that can be represented as spatial layers. This prevents scientists from including biologically relevant, yet non-spatial effects</w:t>
      </w:r>
      <w:r w:rsidR="00A82A1E">
        <w:t>, such as, for example, the effect of time of day on movement and habitat preference</w:t>
      </w:r>
      <w:r w:rsidR="00594B48">
        <w:t>s</w:t>
      </w:r>
      <w:r>
        <w:t>. More recently, a</w:t>
      </w:r>
      <w:r w:rsidR="00A82A1E">
        <w:t xml:space="preserve">n increasingly popular </w:t>
      </w:r>
      <w:r>
        <w:t xml:space="preserve">alternative has been to bypass the resistance surface and simulate individual movement directly from the selection model, thus inferring connectivity from emergent movement patterns </w:t>
      </w:r>
      <w:r w:rsidR="00F92517">
        <w:fldChar w:fldCharType="begin"/>
      </w:r>
      <w:r w:rsidR="002A16E0">
        <w:instrText xml:space="preserve"> ADDIN ZOTERO_ITEM CSL_CITATION {"citationID":"XTBkTOOh","properties":{"formattedCitation":"(Allen et al., 2016; Hauenstein et al., 2019; Hofmann et al., 2023; Kanagaraj et al., 2013; Unnithan Kumar et al., 2022, 2022; Zeller, Wattles, et al., 2020)","plainCitation":"(Allen et al., 2016; Hauenstein et al., 2019; Hofmann et al., 2023; Kanagaraj et al., 2013; Unnithan Kumar et al., 2022, 2022; Zeller, Wattles, et al., 2020)","noteIndex":0},"citationItems":[{"id":334,"uris":["http://zotero.org/users/5449935/items/RQETTD4Q"],"itemData":{"id":334,"type":"article-journal","abstract":"Most rare and endangered large carnivores such as tiger (Panthera tigris) exist in human-dominated landscapes as small, fragmented and isolated populations across their range. Connectivity between the remaining populations in the habitat fragments is essential for their long-term persistence and focus of management initiatives. We describe an individual-based, spatially explicit model of tiger movement behavior based on previously developed habitat models to (i) quantify inter-patch connectivity among major (protected) habitat patches in the Terai Arc Landscape of India and Nepal and (ii) investigate the effect of potential management initiatives, e.g. restoring corridors, on enhancing connectivity among fragmented protected habitats. Connectivity was not solely a function of distance between patches, but an outcome of the interplay between movement behavior and landscape composition, with asymmetric connectivity explained by canalizing or diffusing effects of the landscape, and depending on the landscape context of the starting patch. Patch connectivity was mostly determined by autocorrelation in tiger movement, the daily movement capacity, landscape structure, and the amount of matrix habitat. Several habitat patches were likely to be island-like and already effectively isolated. However, simulating scenarios of corridor restoration showed that most habitat patches in India and between India and Nepal could recover connectivity, which may mitigate negative genetic consequences of small population size and effective isolation on tiger populations in this landscape. Combining habitat models with individualbased models is a powerful and robust approach that could be widely applied to delineate dispersal corridors of large carnivores and quantify patch connectivity even if data are scarce.","citation-key":"Kanagaraj.2013","container-title":"Biological Conservation","DOI":"10.1016/j.biocon.2013.08.030","ISSN":"00063207","journalAbbreviation":"Biological Conservation","language":"en","page":"298-309","source":"DOI.org (Crossref)","title":"Using Individual-Based Movement Models to Assess Inter-Patch Connectivity for Large Carnivores in Fragmented Landscapes","volume":"167","author":[{"family":"Kanagaraj","given":"Rajapandian"},{"family":"Wiegand","given":"Thorsten"},{"family":"Kramer-Schadt","given":"Stephanie"},{"family":"Goyal","given":"Surendra P."}],"issued":{"date-parts":[["2013",11]]}}},{"id":520,"uris":["http://zotero.org/users/5449935/items/SF836LNX"],"itemData":{"id":520,"type":"article-journal","abstract":"Background\n              . Preserving connectivity, or the ability of a landscape to support species movement, is among the most commonly recommended strategies to reduce the negative effects of climate change and human land use development on species. Connectivity analyses have traditionally used a corridor-based approach and rely heavily on least cost path modeling and circuit theory to delineate corridors. Individual-based models are gaining popularity as a potentially more ecologically realistic method of estimating landscape connectivity. However, this remains a relatively unexplored approach. We sought to explore the utility of a simple, individual-based model as a land-use management support tool in identifying and implementing landscape connectivity.\n            \n            \n              Methods\n              . We created an individual-based model of bighorn sheep\n              (Ovis canadensis)\n              that simulates a bighorn sheep traversing a landscape by following simple movement rules. The model was calibrated for bighorn sheep in the Okanagan Valley, British Columbia, Canada, a region containing isolated herds that are vital to conservation of the species in its northern range. Simulations were run to determine baseline connectivity between subpopulations in the study area. We then applied the model to explore two land management scenarios on simulated connectivity: restoring natural fire regimes and identifying appropriate sites for interventions that would increase road permeability for bighorn sheep.\n            \n            \n              Results.\n              This model suggests there are no continuous areas of good habitat between current subpopulations of sheep in the study area; however, a series of stepping-stones or circuitous routes could facilitate movement between subpopulations and into currently unoccupied, yet suitable, bighorn habitat. Restoring natural fire regimes or mimicking fire with prescribed burns and tree removal could considerably increase bighorn connectivity in this area. Moreover, several key road crossing sites that could benefit from wildlife overpasses were identified.\n            \n            \n              Discussion.\n              By linking individual-scale movement rules to landscape-scale outcomes, our individual-based model of bighorn sheep allows for the exploration of how on-the-ground management or conservation scenarios may increase functional connectivity for the species in the study area. More generally, this study highlights the usefulness of individual-based models to identify how a species makes broad use of a landscape for movement. Application of this approach can provide effective quantitative support for decision makers seeking to incorporate wildlife conservation and connectivity into land use planning.","citation-key":"Allen.2016","container-title":"PeerJ","DOI":"10.7717/peerj.2001","ISSN":"2167-8359","language":"en","page":"e2001","source":"DOI.org (Crossref)","title":"An Individual-Based Modelling Approach to Estimate Landscape Connectivity for Bighorn Sheep (Ovis canadensis)","volume":"4","author":[{"family":"Allen","given":"Corrie H."},{"family":"Parrott","given":"Lael"},{"family":"Kyle","given":"Catherine"}],"issued":{"date-parts":[["2016",5,5]]}}},{"id":327,"uris":["http://zotero.org/users/5449935/items/7PNPFD3I"],"itemData":{"id":327,"type":"article-journal","abstract":"Dispersal is crucial for population viability and thus a popular target for conservation measures. However, the ability of individuals to move between habitat patches is notoriously difficult to estimate. One solution is to quantify functional connectivity via realistic individual-based movement models. Such simulation models, however, are difficult to build and even more difficult to parameterize. Here, we use the example of natal little owl (Athene noctua) dispersal to develop a new analysis chain for the calibration of individual-based dispersal models using a hybrid of statistical parameter estimation and Approximate Bayesian Computation (ABC). Specifically, we use locations of 126 radio-tracked juveniles to first estimate habitat utilization by generalized additive models (GAMs) and the biased random bridges (BRB) method. We then include the estimated parameters in a spatially explicit individualbased model (IBM) of little owl dispersal and calibrate further movement parameters using ABC. To derive efficient summary statistics, we use a new dimension reduction method based on random forest (RF) regression. Finally, we use the calibrated IBM to predict the dispersal potential of little owls from local populations in southwestern Germany to suitable habitat patches in northern Switzerland. We show that pre-calibrating habitat preference parameters while inferring movement behavioral parameters via ABC is a computationally efficient solution to obtain a plausible IBM parameterization. We also find that dimension reduction via RF regression outperforms the widely used least squares regression, which we applied as a benchmark approach. Estimated movement parameters for the individuals reveal plausible inter-individual and inter-sexual differences in movement behavior during natal dispersal. In agreement with a sex-biased dispersal distance in little owls, females show longer individual flights and higher directional persistence. Simulations from the fitted model indicate that a (re)colonization of northern Switzerland is generally possible, albeit restricted. We conclude that the presented analysis chain is a sensible work-flow to assess dispersal connectivity across species and ecosystems. It embraces species- and individual-specific behavioral responses to the landscape and allows likelihood-based calibration, despite an irregular sampling design. Our study highlights existing, yet narrow dispersal corridors, which may require enhancements to facilitate a recolonization of little owl habitat patches in northern Switzerland.","citation-key":"Hauenstein.2019","container-title":"Ecological Applications","DOI":"10.1002/eap.1873","ISSN":"1051-0761, 1939-5582","issue":"4","journalAbbreviation":"Ecol Appl","language":"en","page":"e01873","source":"DOI.org (Crossref)","title":"Calibrating an Individual‐Based Movement Model to Predict Functional Connectivity for Little Owls","volume":"29","author":[{"family":"Hauenstein","given":"Severin"},{"family":"Fattebert","given":"Julien"},{"family":"Grüebler","given":"Martin U."},{"family":"Naef‐Daenzer","given":"Beat"},{"family":"Pe'er","given":"Guy"},{"family":"Hartig","given":"Florian"}],"issued":{"date-parts":[["2019",6]]}}},{"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alone.","citation-key":"UnnithanKumar.2022","container-title":"ISPRS International Journal of Geo-Information","DOI":"10.3390/ijgi11060329","ISSN":"2220-9964","issue":"6","journalAbbreviation":"IJGI","language":"en","page":"329","source":"DOI.org (Crossref)","title":"Pathwalker: A New Individual-Based Movement Model for Conservation Science and Connectivity Modelling","title-short":"Pathwalker","volume":"11","author":[{"family":"Unnithan Kumar","given":"Siddharth"},{"family":"Kaszta","given":"Żaneta"},{"family":"Cushman","given":"Samuel A."}],"issued":{"date-parts":[["2022",5,30]]}}},{"id":680,"uris":["http://zotero.org/users/5449935/items/5QKTHZCB"],"itemData":{"id":680,"type":"article-journal","abstract":"Understanding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alone.","citation-key":"UnnithanKumar.2022","container-title":"ISPRS International Journal of Geo-Information","DOI":"10.3390/ijgi11060329","ISSN":"2220-9964","issue":"6","journalAbbreviation":"IJGI","language":"en","page":"329","source":"DOI.org (Crossref)","title":"Pathwalker: A New Individual-Based Movement Model for Conservation Science and Connect</w:instrText>
      </w:r>
      <w:r w:rsidR="002A16E0" w:rsidRPr="002A16E0">
        <w:rPr>
          <w:lang w:val="de-CH"/>
        </w:rPr>
        <w:instrText xml:space="preserve">ivity Modelling","title-short":"Pathwalker","volume":"11","author":[{"family":"Unnithan Kumar","given":"Siddharth"},{"family":"Kaszta","given":"Żaneta"},{"family":"Cushman","given":"Samuel A."}],"issued":{"date-parts":[["2022",5,30]]}}},{"id":726,"uris":["http://zotero.org/users/5449935/items/NJ3CYYBT"],"itemData":{"id":726,"type":"article-journal","abstract":"Dispersal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F92517">
        <w:fldChar w:fldCharType="separate"/>
      </w:r>
      <w:r w:rsidR="002E253C" w:rsidRPr="002E253C">
        <w:rPr>
          <w:rFonts w:ascii="Calibri" w:hAnsi="Calibri" w:cs="Calibri"/>
          <w:lang w:val="de-CH"/>
        </w:rPr>
        <w:t>(Allen et al., 2016; Hauenstein et al., 2019; Hofmann et al., 2023; Kanagaraj et al., 2013; Unnithan Kumar et al., 2022, 2022; Zeller, Wattles, et al., 2020)</w:t>
      </w:r>
      <w:r w:rsidR="00F92517">
        <w:fldChar w:fldCharType="end"/>
      </w:r>
      <w:r w:rsidRPr="002E253C">
        <w:rPr>
          <w:lang w:val="de-CH"/>
        </w:rPr>
        <w:t xml:space="preserve">. </w:t>
      </w:r>
      <w:r>
        <w:t xml:space="preserve">This </w:t>
      </w:r>
      <w:r w:rsidR="00A82A1E">
        <w:t xml:space="preserve">paradigm </w:t>
      </w:r>
      <w:r>
        <w:t>shift has been accelerated by the rise of integrated step-selection functions (</w:t>
      </w:r>
      <w:proofErr w:type="spellStart"/>
      <w:r>
        <w:t>iSSFs</w:t>
      </w:r>
      <w:proofErr w:type="spellEnd"/>
      <w:r>
        <w:t>), which allow jointly modeling an animal</w:t>
      </w:r>
      <w:r w:rsidR="003963A1">
        <w:t>’</w:t>
      </w:r>
      <w:r>
        <w:t xml:space="preserve">s movement kernel and </w:t>
      </w:r>
      <w:r w:rsidR="00501DB6">
        <w:t xml:space="preserve">habitat </w:t>
      </w:r>
      <w:r>
        <w:t xml:space="preserve">selection </w:t>
      </w:r>
      <w:r w:rsidR="00F92517">
        <w:fldChar w:fldCharType="begin"/>
      </w:r>
      <w:r w:rsidR="002A16E0">
        <w:instrText xml:space="preserve"> ADDIN ZOTERO_ITEM CSL_CITATION {"citationID":"Drj50zaY","properties":{"formattedCitation":"(Avgar et al., 2016; Fieberg et al., 2021)","plainCitation":"(Avgar et al., 2016; Fieberg et al., 2021)","noteIndex":0},"citationItems":[{"id":474,"uris":["http://zotero.org/users/5449935/items/9GFQBAUH"],"itemData":{"id":474,"type":"article-journal","citation-key":"Avgar.2016","container-title":"Methods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F92517">
        <w:fldChar w:fldCharType="separate"/>
      </w:r>
      <w:r w:rsidR="002E253C" w:rsidRPr="002E253C">
        <w:rPr>
          <w:rFonts w:ascii="Calibri" w:hAnsi="Calibri" w:cs="Calibri"/>
        </w:rPr>
        <w:t>(Avgar et al., 2016; Fieberg et al., 2021)</w:t>
      </w:r>
      <w:r w:rsidR="00F92517">
        <w:fldChar w:fldCharType="end"/>
      </w:r>
      <w:r>
        <w:t xml:space="preserve"> and </w:t>
      </w:r>
      <w:r w:rsidR="00501DB6">
        <w:t xml:space="preserve">permit </w:t>
      </w:r>
      <w:r>
        <w:t xml:space="preserve">simulating movement directly from a fitted model </w:t>
      </w:r>
      <w:r w:rsidR="00F92517">
        <w:fldChar w:fldCharType="begin"/>
      </w:r>
      <w:r w:rsidR="002A16E0">
        <w:instrText xml:space="preserve"> ADDIN ZOTERO_ITEM CSL_CITATION {"citationID":"JPvdnOhL","properties":{"formattedCitation":"(Avgar et al., 2016; Signer et al., 2017)","plainCitation":"(Avgar et al., 2016; Signer et al., 2017)","noteIndex":0},"citationItems":[{"id":474,"uris":["http://zotero.org/users/5449935/items/9GFQBAUH"],"itemData":{"id":474,"type":"article-journal","citation-key":"Avgar.2016","container-title":"Methods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Functions","volume":"8","author":[{"family":"Signer","given":"Johannes"},{"family":"Fieberg","given":"John"},{"family":"Avgar","given":"Tal"}],"issued":{"date-parts":[["2017",4]]}}}],"schema":"https://github.com/citation-style-language/schema/raw/master/csl-citation.json"} </w:instrText>
      </w:r>
      <w:r w:rsidR="00F92517">
        <w:fldChar w:fldCharType="separate"/>
      </w:r>
      <w:r w:rsidR="002E253C" w:rsidRPr="002E253C">
        <w:rPr>
          <w:rFonts w:ascii="Calibri" w:hAnsi="Calibri" w:cs="Calibri"/>
        </w:rPr>
        <w:t xml:space="preserve">(Avgar et al., </w:t>
      </w:r>
      <w:r w:rsidR="002E253C" w:rsidRPr="002E253C">
        <w:rPr>
          <w:rFonts w:ascii="Calibri" w:hAnsi="Calibri" w:cs="Calibri"/>
        </w:rPr>
        <w:lastRenderedPageBreak/>
        <w:t>2016; Signer et al., 2017)</w:t>
      </w:r>
      <w:r w:rsidR="00F92517">
        <w:fldChar w:fldCharType="end"/>
      </w:r>
      <w:r>
        <w:t xml:space="preserve">. Unlike resistance-based approaches, </w:t>
      </w:r>
      <w:proofErr w:type="spellStart"/>
      <w:r>
        <w:t>iSSF</w:t>
      </w:r>
      <w:proofErr w:type="spellEnd"/>
      <w:r>
        <w:t xml:space="preserve">-based simulations are not limited to </w:t>
      </w:r>
      <w:r w:rsidR="00A82A1E">
        <w:t xml:space="preserve">variables </w:t>
      </w:r>
      <w:r>
        <w:t xml:space="preserve">that can be represented </w:t>
      </w:r>
      <w:r w:rsidR="00A82A1E">
        <w:t xml:space="preserve">as </w:t>
      </w:r>
      <w:r>
        <w:t xml:space="preserve">raster </w:t>
      </w:r>
      <w:r w:rsidR="00A82A1E">
        <w:t xml:space="preserve">layers, rather </w:t>
      </w:r>
      <w:proofErr w:type="spellStart"/>
      <w:r w:rsidR="00A82A1E">
        <w:t>iSSFs</w:t>
      </w:r>
      <w:proofErr w:type="spellEnd"/>
      <w:r w:rsidR="00501DB6">
        <w:t xml:space="preserve"> </w:t>
      </w:r>
      <w:r>
        <w:t>offer greater realism by capturing non-spatial, dynamic factors—such as directional persistence, circadian rhythms, and interactions between movement behavior and environmental variables</w:t>
      </w:r>
      <w:r w:rsidR="00594B48">
        <w:t xml:space="preserve"> </w:t>
      </w:r>
      <w:r w:rsidR="00594B48">
        <w:fldChar w:fldCharType="begin"/>
      </w:r>
      <w:r w:rsidR="002A16E0">
        <w:instrText xml:space="preserve"> ADDIN ZOTERO_ITEM CSL_CITATION {"citationID":"inoXfSGj","properties":{"formattedCitation":"(Forrest et al., 2024; Hofmann et al., 2023; Potts &amp; B\\uc0\\u246{}rger, 2023; Signer et al., 2024)","plainCitation":"(Forrest et al., 2024; Hofmann et al., 2023; Potts &amp; Börger, 2023; Signer et al., 2024)","noteIndex":0},"citationItems":[{"id":726,"uris":["http://zotero.org/users/5449935/items/NJ3CYYBT"],"itemData":{"id":726,"type":"article-journal","abstract":"Dispersal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M."}],"issued":{"date-parts":[["2023",4,1]]}}},{"id":898,"uris":["http://zotero.org/users/5449935/items/AAA7CER2"],"itemData":{"id":898,"type":"article-journal","abstract":"Uncovering the mechanisms behind animal space use patterns is of vital importance for predictive ecology, thus conservation and management of ecosystems. Movement is a core driver of those patterns so understanding how movement mechanisms give rise to space use patterns has become an increasingly active area of research. This study focuses on a particular strand of research in this area, based around step selection analysis (SSA). SSA is a popular way of inferring drivers of movement decisions, but, perhaps less well appreciated, it also parametrises a model of animal movement. Of key interest is that this model can be propagated forwards in time to predict the space use patterns over broader spatial and temporal scales than those that pertain to the proximate movement decisions of animals. Here, we provide a guide for understanding and using the various existing techniques for scaling up step selection models to predict broad-scale space use patterns. We give practical guidance on when to use which technique, as well as specific examples together with code in R and Python. By pulling together various disparate techniques into one place, and providing code and instructions in simple examples, we hope to highlight the importance of these techniques and make them accessible to a wider range of ecologists, ultimately helping expand the usefulness of SSA.","citation-key":"Potts.2023","container-title":"Journal of Animal Ecology","DOI":"10.1111/1365-2656.13832","ISSN":"1365-2656","issue":"1","language":"en","note":"_eprint: https://onlinelibrary.wiley.com/doi/pdf/10.1111/1365-2656.13832","page":"16-29","source":"Wiley Online Library","title":"How to Scale up from Animal Movement Decisions to Spatiotemporal Patterns: An Approach Via Step Selection","title-short":"How to Scale up from Animal Movement Decisions to Spatiotemporal Patterns","volume":"92","author":[{"family":"Potts","given":"Jonathan R."},{"family":"Börger","given":"Luca"}],"issued":{"date-parts":[["2023"]]}}},{"id":179,"uris":["http://zotero.org/users/5449935/items/MJFLWZYE"],"itemData":{"id":179,"type":"article-journal","abstract":"Abstract\n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connectivity.","citation-key":"Signer.2024","container-title":"Methods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w:instrText>
      </w:r>
      <w:r w:rsidR="002A16E0" w:rsidRPr="002A16E0">
        <w:rPr>
          <w:lang w:val="fr-CH"/>
        </w:rPr>
        <w:instrText xml:space="preserve">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594B48">
        <w:fldChar w:fldCharType="separate"/>
      </w:r>
      <w:r w:rsidR="002E253C" w:rsidRPr="002E253C">
        <w:rPr>
          <w:rFonts w:ascii="Calibri" w:hAnsi="Calibri" w:cs="Calibri"/>
          <w:lang w:val="fr-CH"/>
        </w:rPr>
        <w:t>(Forrest et al., 2024; Hofmann et al., 2023; Potts &amp; Börger, 2023; Signer et al., 2024)</w:t>
      </w:r>
      <w:r w:rsidR="00594B48">
        <w:fldChar w:fldCharType="end"/>
      </w:r>
      <w:r w:rsidRPr="00F92517">
        <w:rPr>
          <w:lang w:val="fr-CH"/>
        </w:rPr>
        <w:t>.</w:t>
      </w:r>
    </w:p>
    <w:p w14:paraId="5681B919" w14:textId="547741E3" w:rsidR="002E253C" w:rsidRDefault="003010BA" w:rsidP="0061664B">
      <w:r>
        <w:t xml:space="preserve">Accounting for seasonality in connectivity analyses is non-trivial, as </w:t>
      </w:r>
      <w:r w:rsidR="00594B48">
        <w:t>it</w:t>
      </w:r>
      <w:r>
        <w:t xml:space="preserve"> can enter </w:t>
      </w:r>
      <w:r w:rsidR="002B702F">
        <w:t xml:space="preserve">the modeling pipeline </w:t>
      </w:r>
      <w:r>
        <w:t>at three distinct stages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fldChar w:fldCharType="begin"/>
      </w:r>
      <w:r w:rsidR="00F92517">
        <w:instrText xml:space="preserve"> REF _Ref202361563 \h </w:instrText>
      </w:r>
      <w:r w:rsidR="00BF6240">
        <w:instrText xml:space="preserve"> \* MERGEFORMAT </w:instrText>
      </w:r>
      <w:r w:rsidR="00F92517">
        <w:fldChar w:fldCharType="end"/>
      </w:r>
      <w:r w:rsidR="00F92517">
        <w:t>a</w:t>
      </w:r>
      <w:r>
        <w:t>). (1) When compiling spatial covariates (e.g., vegetation, water cover), researchers can either use a single layer per covariate</w:t>
      </w:r>
      <w:r w:rsidR="00594B48">
        <w:t xml:space="preserve"> (</w:t>
      </w:r>
      <w:r>
        <w:t>representing a static or averaged snapshot</w:t>
      </w:r>
      <w:r w:rsidR="00594B48">
        <w:t xml:space="preserve">) </w:t>
      </w:r>
      <w:r>
        <w:t>or a series of layers that capture seasonal variation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t>a</w:t>
      </w:r>
      <w:r>
        <w:t xml:space="preserve">, Stage 1). Historically, static representations have been the norm </w:t>
      </w:r>
      <w:r w:rsidR="00F92517">
        <w:fldChar w:fldCharType="begin"/>
      </w:r>
      <w:r w:rsidR="002A16E0">
        <w:instrText xml:space="preserve"> ADDIN ZOTERO_ITEM CSL_CITATION {"citationID":"30paDVX7","properties":{"formattedCitation":"(Brennan et al., 2020; e.g., Elliot et al., 2014)","plainCitation":"(Brennan et al., 2020; e.g., Elliot et al., 2014)","dontUpdate":true,"noteIndex":0},"citationItems":[{"id":473,"uris":["http://zotero.org/users/5449935/items/WC4SNARV"],"itemData":{"id":473,"type":"article-journal","citation-key":"Elliot.2014","container-title":"Journal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J."}],"issued":{"date-parts":[["2014",10]]}},"prefix":"e.g., "},{"id":275,"uris":["http://zotero.org/users/5449935/items/NTS4WTZ8"],"itemData":{"id":275,"type":"article-journal","citation-key":"Brennan.2020","container-title":"Journal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family":"Funston","given":"P.J."},{"family":"Hanssen","given":"L."},{"family":"Kilian","given":"J.W."},{"family":"Stuart‐Hill","given":"G."},{"family":"Taylor","given":"R.D."},{"family":"Naidoo","given":"R."}],"issued":{"date-parts":[["2020"]]}}}],"schema":"https://github.com/citation-style-language/schema/raw/master/csl-citation.json"} </w:instrText>
      </w:r>
      <w:r w:rsidR="00F92517">
        <w:fldChar w:fldCharType="separate"/>
      </w:r>
      <w:r w:rsidR="002E253C" w:rsidRPr="00C46202">
        <w:rPr>
          <w:rFonts w:ascii="Calibri" w:hAnsi="Calibri" w:cs="Calibri"/>
        </w:rPr>
        <w:t>(</w:t>
      </w:r>
      <w:r w:rsidR="00893F6B" w:rsidRPr="00C46202">
        <w:rPr>
          <w:rFonts w:ascii="Calibri" w:hAnsi="Calibri" w:cs="Calibri"/>
        </w:rPr>
        <w:t xml:space="preserve">e.g., </w:t>
      </w:r>
      <w:r w:rsidR="002E253C" w:rsidRPr="00C46202">
        <w:rPr>
          <w:rFonts w:ascii="Calibri" w:hAnsi="Calibri" w:cs="Calibri"/>
        </w:rPr>
        <w:t>Brennan et al., 2020; Elliot et al., 2014)</w:t>
      </w:r>
      <w:r w:rsidR="00F92517">
        <w:fldChar w:fldCharType="end"/>
      </w:r>
      <w:r w:rsidR="00F92517" w:rsidRPr="00C46202">
        <w:t>.</w:t>
      </w:r>
      <w:r w:rsidRPr="00C46202">
        <w:t xml:space="preserve"> </w:t>
      </w:r>
      <w:r>
        <w:t>However, advances in remote sensing and increased access to petabytes of landscape data</w:t>
      </w:r>
      <w:r w:rsidR="00F92517">
        <w:t xml:space="preserve"> </w:t>
      </w:r>
      <w:r w:rsidR="00F92517">
        <w:fldChar w:fldCharType="begin"/>
      </w:r>
      <w:r w:rsidR="002A16E0">
        <w:instrText xml:space="preserve"> ADDIN ZOTERO_ITEM CSL_CITATION {"citationID":"E8wmsJt8","properties":{"formattedCitation":"(Rumiano et al., 2020; Toth &amp; J\\uc0\\u243{}\\uc0\\u378{}k\\uc0\\u243{}w, 2016)","plainCitation":"(Rumiano et al., 2020; Toth &amp; Jóźków, 2016)","noteIndex":0},"citationItems":[{"id":502,"uris":["http://zotero.org/users/5449935/items/YB5EP39H"],"itemData":{"id":502,"type":"article-journal","abstract":"The objective of this article is to review the state-of-the-art remote sensing technologies, including platforms and sensors, the topics representing the primary research interest in the ISPRS Technical Commission I activities. Due to ever advancing technologies, the remote sensing field is experiencing unprecedented developments recently, fueled by sensor advancements and continuously increasing information infrastructure. The scope and performance potential of sensors in terms of spatial, spectral and temporal sensing abilities have expanded far beyond the traditional boundaries of remote sensing, resulting in significantly better observation capabilities. First, platform developments are reviewed with the main focus on emerging new remote sensing satellite constellations and UAS (Unmanned Aerial System) platforms. Next, sensor georeferencing and supporting navigation infrastructure, an enabling technology for remote sensing, are discussed. Finally, we group sensors based on their spatial, spectral and temporal characteristics, and classify them by their platform deployment competencies. In addition, we identify current trends, including the convergence between the remote sensing and navigation field, and the emergence of cooperative sensing, and the potential of crowdsensing.","citation-key":"Toth.2016","collection-title":"Theme issue 'State-of-the-art in photogrammetry, remote sensing and spatial information science'","container-title":"ISPRS Journal of Photogrammetry and Remote Sensing","DOI":"10.1016/j.isprsjprs.2015.10.004","ISSN":"0924-2716","journalAbbreviation":"ISPRS Journal of Photogrammetry and Remote Sensing","language":"en","page":"22-36","source":"ScienceDirect","title":"Remote Sensing Platforms and Sensors: A Survey","title-short":"Remote Sensing Platforms and Sensors","volume":"115","author":[{"family":"Toth","given":"Charles"},{"family":"Jóźków","given":"Grzegorz"}],"issued":{"date-parts":[["2016",5,1]]}}},{"id":752,"uris":["http://zotero.org/users/5449935/items/V34CKDFC"],"itemData":{"id":752,"type":"article-journal","abstract":"Interfaces between protected areas and their peripheries in southern Africa are subject to interactions between wildlife and livestock that vary in frequency and intensity. In these areas, the juxtaposition between production and conservation land uses in a context of increasing anthropisation can create issues associated with human-wildlife coexistence and raises concerns for biodiversity conservation, local development and livelihoods. This literature review aimed at addressing the need to consolidate and gather in one article current knowledge on potential uses of satellite remote sensing (SRS) products by movement ecologists to investigate the sympatry of wildlife/domestic ungulates in savanna interface environments. A keyword querying process of peer reviewed scientific paper, thesis and books has been implemented to identify references that (1) characterize the main environmental drivers impacting buffalo (Syncerus caffer caffer) and cattle (Bos taurus &amp; Bos indicus) movements in southern Africa environments, (2) describe the SRS contribution to discriminate and characterize these drivers. In total, 327 references have been selected and analyzed. Surface water, precipitation, landcover and fire emerged as key drivers impacting the buffalo and cattle movements. These environmental drivers can be efficiently characterized by SRS, mainly through open-access SRS products and standard image processing methods. Applying SRS to better understand buffalo and cattle movements in semi-arid environments provides an operational framework that could be replicated in other type of interface where different wild and domestic species interact. There is, however, a need for animal movement ecologists to reinforce their knowledge of remote sensing and/or to increase pluridisciplinary collaborations.","citation-key":"Rumiano.2020","container-title":"Remote Sensing","DOI":"10.3390/rs12193218","ISSN":"2072-4292","issue":"19","journalAbbreviation":"Remote Sensing","language":"en","page":"3218","source":"DOI.org (Crossref)","title":"Remote Sensing of Environmental Drivers Influencing the Movement Ecology of Sympatric Wild and Domestic Ungulates in Semi-Arid Savannas, a Review","volume":"12","author":[{"family":"Rumiano","given":"Florent"},{"family":"Wielgus","given":"Elodie"},{"family":"Miguel","given":"Eve"},{"family":"Chamaillé-Jammes","given":"Simon"},{"family":"Valls-Fox","given":"Hugo"},{"family":"Cornélis","given":"Daniel"},{"family":"Garine-Wichatitsky","given":"Michel De"},{"family":"Fritz","given":"Hervé"},{"family":"Caron","given":"Alexandre"},{"family":"Tran","given":"Annelise"}],"issued":{"date-parts":[["2020",10,2]]}}}],"schema":"https://github.com/citation-style-language/schema/raw/master/csl-citation.json"} </w:instrText>
      </w:r>
      <w:r w:rsidR="00F92517">
        <w:fldChar w:fldCharType="separate"/>
      </w:r>
      <w:r w:rsidR="002E253C" w:rsidRPr="002E253C">
        <w:rPr>
          <w:rFonts w:ascii="Calibri" w:hAnsi="Calibri" w:cs="Calibri"/>
        </w:rPr>
        <w:t>(Rumiano et al., 2020; Toth &amp; Jóźków, 2016)</w:t>
      </w:r>
      <w:r w:rsidR="00F92517">
        <w:fldChar w:fldCharType="end"/>
      </w:r>
      <w:r>
        <w:t xml:space="preserve"> have made high-resolution spatiotemporal layers more accessible, enabling more dynamic representations of study systems</w:t>
      </w:r>
      <w:r w:rsidR="00F92517">
        <w:t xml:space="preserve"> </w:t>
      </w:r>
      <w:r w:rsidR="00F92517">
        <w:fldChar w:fldCharType="begin"/>
      </w:r>
      <w:r w:rsidR="002A16E0">
        <w:instrText xml:space="preserve"> ADDIN ZOTERO_ITEM CSL_CITATION {"citationID":"cLq7evfi","properties":{"formattedCitation":"(Forrest et al., 2024; Kaszta et al., 2021; Osipova et al., 2019)","plainCitation":"(Forrest et al., 2024; Kaszta et al., 2021; Osipova et al., 2019)","noteIndex":0},"citationItems":[{"id":393,"uris":["http://zotero.org/users/5449935/items/9K9W85RS"],"itemData":{"id":393,"type":"article-journal","abstract":"Landscape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relationships.","citation-key":"Kaszta.2021","container-title":"Frontiers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F92517">
        <w:fldChar w:fldCharType="separate"/>
      </w:r>
      <w:r w:rsidR="002E253C" w:rsidRPr="002E253C">
        <w:rPr>
          <w:rFonts w:ascii="Calibri" w:hAnsi="Calibri" w:cs="Calibri"/>
        </w:rPr>
        <w:t>(Forrest et al., 2024; Kaszta et al., 2021; Osipova et al., 2019)</w:t>
      </w:r>
      <w:r w:rsidR="00F92517">
        <w:fldChar w:fldCharType="end"/>
      </w:r>
      <w:r w:rsidRPr="00F92517">
        <w:t xml:space="preserve">. </w:t>
      </w:r>
      <w:r>
        <w:t>(2) When fitting a selection model, species</w:t>
      </w:r>
      <w:r w:rsidR="00EE0526">
        <w:t>’</w:t>
      </w:r>
      <w:r>
        <w:t xml:space="preserve"> habitat preferences can either be assumed constant by pooling all data</w:t>
      </w:r>
      <w:r w:rsidR="00594B48">
        <w:t xml:space="preserve"> </w:t>
      </w:r>
      <w:r>
        <w:t xml:space="preserve">or modeled separately by season to account for </w:t>
      </w:r>
      <w:r w:rsidR="00594B48">
        <w:t>seasonal</w:t>
      </w:r>
      <w:r>
        <w:t xml:space="preserve"> preferences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t>a</w:t>
      </w:r>
      <w:r>
        <w:t>, Stage 2</w:t>
      </w:r>
      <w:r w:rsidR="00594B48">
        <w:t xml:space="preserve">; </w:t>
      </w:r>
      <w:r w:rsidR="00F92517">
        <w:fldChar w:fldCharType="begin"/>
      </w:r>
      <w:r w:rsidR="002A16E0">
        <w:instrText xml:space="preserve"> ADDIN ZOTERO_ITEM CSL_CITATION {"citationID":"WpkYzO9D","properties":{"formattedCitation":"(e.g., Fortin et al. 2005; Manly et al. 2007; Cushman and Lewis 2010; Zeller, Wattles, et al. 2020)","plainCitation":"(e.g., Fortin et al. 2005; Manly et al. 2007; Cushman and Lewis 2010; Zeller, Wattles, et al. 2020)","dontUpdate":true,"noteIndex":0},"citationItems":[{"id":314,"uris":["http://zotero.org/users/5449935/items/XBN3E762"],"itemData":{"id":314,"type":"article-journal","citation-key":"Fortin.2005","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S."}],"issued":{"date-parts":[["2005"]]}},"prefix":"e.g., "},{"id":127,"uris":["http://zotero.org/users/5449935/items/GDZRGHW6"],"itemData":{"id":127,"type":"book","abstract":"We have written this book as a guide to the design and analysis of field studies of resource selection, concentrating primarily on statistical aspects of the comparison of the use and availability of resources of different types. Our intended audience is field ecologists in general and, in particular, wildlife and fisheries biologists who are attempting to measure the extent to which real animal populations are selective in their choice of food and habitat. As such, we have made no attempt to address those aspects of theoretical ecology that are concerned with how animals might choose their resources if they acted in an optimal manner. The book is based on the concept of a resource selection function (RSF), where this is a function of characteristics measured on resourceunits such that its value for a unit is proportional to the probability of that unit being used. We argue that this concept leads to a unified theory for the analysis and interpretation of data on resource selection and can replace many ad hoc statistical methods that have been used in the past.","citation-key":"Manly.2007","ISBN":"978-0-306-48151-2","language":"en","note":"Google-Books-ID: rBXnBwAAQBAJ","number-of-pages":"233","publisher":"Springer Science &amp; Business Media","source":"Google Books","title":"Resource Selection by Animals: Statistical Design and Analysis for Field Studies","title-short":"Resource Selection by Animals","author":[{"family":"Manly","given":"B. F."},{"family":"McDonald","given":"L."},{"family":"Thomas","given":"D. L."},{"family":"McDonald","given":"Trent L."},{"family":"Erickson","given":"Wallace P."}],"issued":{"date-parts":[["2007"]]}}},{"id":348,"uris":["http://zotero.org/users/5449935/items/GCDQJ5IV"],"itemData":{"id":348,"type":"article-journal","citation-key":"Cushman.2010a","container-title":"Landscape Ecology","DOI":"10.1007/s10980-010-9534-6","ISSN":"0921-2973","issue":"10","page":"1613–1625","title":"Movement Behavior Explains Genetic Differentiation in American Black Bears","volume":"25","author":[{"family":"Cushman","given":"Samuel A."},{"family":"Lewis","given":"Jesse S."}],"issued":{"date-parts":[["2010"]]}}},{"id":791,"uris":["http://zotero.org/users/5449935/items/Q4LPGV76"],"itemData":{"id":791,"type":"article-journal","abstract":"Connectivity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M."},{"family":"DeStefano","given":"Stephen"}],"issued":{"date-parts":[["2020",7,18]]}}}],"schema":"https://github.com/citation-style-language/schema/raw/master/csl-citation.json"} </w:instrText>
      </w:r>
      <w:r w:rsidR="00F92517">
        <w:fldChar w:fldCharType="separate"/>
      </w:r>
      <w:r w:rsidR="00F92517" w:rsidRPr="00F92517">
        <w:rPr>
          <w:rFonts w:ascii="Calibri" w:hAnsi="Calibri" w:cs="Calibri"/>
        </w:rPr>
        <w:t xml:space="preserve">e.g., </w:t>
      </w:r>
      <w:r w:rsidR="00893F6B" w:rsidRPr="00F92517">
        <w:rPr>
          <w:rFonts w:ascii="Calibri" w:hAnsi="Calibri" w:cs="Calibri"/>
        </w:rPr>
        <w:t xml:space="preserve">Cushman and Lewis 2010; </w:t>
      </w:r>
      <w:r w:rsidR="00F92517" w:rsidRPr="00F92517">
        <w:rPr>
          <w:rFonts w:ascii="Calibri" w:hAnsi="Calibri" w:cs="Calibri"/>
        </w:rPr>
        <w:t>Fortin et al. 2005; Manly et al. 2007; Zeller, Wattles, et al. 2020)</w:t>
      </w:r>
      <w:r w:rsidR="00F92517">
        <w:fldChar w:fldCharType="end"/>
      </w:r>
      <w:r>
        <w:t xml:space="preserve">. For instance, </w:t>
      </w:r>
      <w:proofErr w:type="spellStart"/>
      <w:r>
        <w:t>Chetkiewicz</w:t>
      </w:r>
      <w:proofErr w:type="spellEnd"/>
      <w:r>
        <w:t xml:space="preserve"> and Boyce (2009) partitioned their data by season to estimate seasonal habitat preferences for pumas (</w:t>
      </w:r>
      <w:r w:rsidRPr="003010BA">
        <w:rPr>
          <w:i/>
          <w:iCs/>
        </w:rPr>
        <w:t>Puma concolor</w:t>
      </w:r>
      <w:r>
        <w:t>) and grizzly bears (</w:t>
      </w:r>
      <w:r w:rsidRPr="003010BA">
        <w:rPr>
          <w:i/>
          <w:iCs/>
        </w:rPr>
        <w:t>Ursus arctos</w:t>
      </w:r>
      <w:r>
        <w:t>). (3) Finally, one must decide whether to predict connectivity for “average” environmental conditions or for distinct seasons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t>a</w:t>
      </w:r>
      <w:r>
        <w:t>, Stage 3). Using resistance-based models, the latter approach requires repeatedly applying connectivity models to seasonally updated resistance surfaces</w:t>
      </w:r>
      <w:r w:rsidR="00E67CAC">
        <w:t xml:space="preserve"> </w:t>
      </w:r>
      <w:r w:rsidR="00E67CAC">
        <w:fldChar w:fldCharType="begin"/>
      </w:r>
      <w:r w:rsidR="002A16E0">
        <w:instrText xml:space="preserve"> ADDIN ZOTERO_ITEM CSL_CITATION {"citationID":"H0nk7mSh","properties":{"formattedCitation":"(Kaszta et al., 2021; e.g., Osipova et al., 2019; Zeller, Wattles, et al., 2020)","plainCitation":"(Kaszta et al., 2021; e.g., Osipova et al., 2019; Zeller, Wattles, et al., 2020)","dontUpdate":true,"noteIndex":0},"citationItems":[{"id":393,"uris":["http://zotero.org/users/5449935/items/9K9W85RS"],"itemData":{"id":393,"type":"article-journal","abstract":"Landscape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W."},{"family":"Balkenhol","given":"N."}],"issued":{"date-parts":[["2019",2]]}},"prefix":"e.g., "},{"id":791,"uris":["http://zotero.org/users/5449935/items/Q4LPGV76"],"itemData":{"id":791,"type":"article-journal","abstract":"Connectivity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w:instrText>
      </w:r>
      <w:r w:rsidR="002A16E0" w:rsidRPr="002A16E0">
        <w:rPr>
          <w:lang w:val="fr-CH"/>
        </w:rPr>
        <w:instrText xml:space="preserve">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relationships.","citation-key":"Kaszta.2021","container-title":"Frontiers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A."},{"family":"Slotow","given":"Rob"}],"issued":{"date-parts":[["2021",4,27]]}}}],"schema":"https://github.com/citation-style-language/schema/raw/master/csl-citation.json"} </w:instrText>
      </w:r>
      <w:r w:rsidR="00E67CAC">
        <w:fldChar w:fldCharType="separate"/>
      </w:r>
      <w:r w:rsidR="002E253C" w:rsidRPr="002E253C">
        <w:rPr>
          <w:rFonts w:ascii="Calibri" w:hAnsi="Calibri" w:cs="Calibri"/>
          <w:lang w:val="fr-CH"/>
        </w:rPr>
        <w:t>(</w:t>
      </w:r>
      <w:r w:rsidR="00893F6B">
        <w:rPr>
          <w:rFonts w:ascii="Calibri" w:hAnsi="Calibri" w:cs="Calibri"/>
          <w:lang w:val="fr-CH"/>
        </w:rPr>
        <w:t xml:space="preserve">e.g., </w:t>
      </w:r>
      <w:r w:rsidR="002E253C" w:rsidRPr="002E253C">
        <w:rPr>
          <w:rFonts w:ascii="Calibri" w:hAnsi="Calibri" w:cs="Calibri"/>
          <w:lang w:val="fr-CH"/>
        </w:rPr>
        <w:t xml:space="preserve">Kaszta et al., 2021; </w:t>
      </w:r>
      <w:r w:rsidR="00893F6B">
        <w:rPr>
          <w:rFonts w:ascii="Calibri" w:hAnsi="Calibri" w:cs="Calibri"/>
          <w:lang w:val="fr-CH"/>
        </w:rPr>
        <w:t>O</w:t>
      </w:r>
      <w:r w:rsidR="002E253C" w:rsidRPr="002E253C">
        <w:rPr>
          <w:rFonts w:ascii="Calibri" w:hAnsi="Calibri" w:cs="Calibri"/>
          <w:lang w:val="fr-CH"/>
        </w:rPr>
        <w:t>sipova et al., 2019; Zeller, Wattles, et al., 2020)</w:t>
      </w:r>
      <w:r w:rsidR="00E67CAC">
        <w:fldChar w:fldCharType="end"/>
      </w:r>
      <w:r w:rsidRPr="002E253C">
        <w:rPr>
          <w:lang w:val="fr-CH"/>
        </w:rPr>
        <w:t xml:space="preserve">. </w:t>
      </w:r>
      <w:r>
        <w:t xml:space="preserve">This is demonstrated </w:t>
      </w:r>
      <w:r w:rsidRPr="00A2106D">
        <w:rPr>
          <w:i/>
          <w:iCs/>
        </w:rPr>
        <w:t>ad extremum</w:t>
      </w:r>
      <w:r>
        <w:rPr>
          <w:rFonts w:ascii="Cambria" w:eastAsia="Cambria" w:hAnsi="Cambria" w:cs="Cambria"/>
          <w:i/>
        </w:rPr>
        <w:t xml:space="preserve"> </w:t>
      </w:r>
      <w:r>
        <w:t xml:space="preserve">by Kaszta et al. (2021), who </w:t>
      </w:r>
      <w:r w:rsidR="004B7E7C">
        <w:t xml:space="preserve">predicted </w:t>
      </w:r>
      <w:r>
        <w:t xml:space="preserve">dynamic connectivity for African elephants </w:t>
      </w:r>
      <w:r w:rsidR="004B7E7C">
        <w:t xml:space="preserve">based on monthly updated resistance surfaces </w:t>
      </w:r>
      <w:r>
        <w:t>(</w:t>
      </w:r>
      <w:r w:rsidRPr="003010BA">
        <w:rPr>
          <w:i/>
          <w:iCs/>
        </w:rPr>
        <w:t xml:space="preserve">Loxodonta </w:t>
      </w:r>
      <w:proofErr w:type="spellStart"/>
      <w:r w:rsidRPr="003010BA">
        <w:rPr>
          <w:i/>
          <w:iCs/>
        </w:rPr>
        <w:t>africana</w:t>
      </w:r>
      <w:proofErr w:type="spellEnd"/>
      <w:r>
        <w:t>).</w:t>
      </w:r>
      <w:r w:rsidR="004B7E7C">
        <w:t xml:space="preserve"> </w:t>
      </w:r>
      <w:r w:rsidR="00A0333B">
        <w:t>S</w:t>
      </w:r>
      <w:r w:rsidR="007D1204">
        <w:t xml:space="preserve">imulations </w:t>
      </w:r>
      <w:r w:rsidR="004B7E7C">
        <w:t xml:space="preserve">from </w:t>
      </w:r>
      <w:proofErr w:type="spellStart"/>
      <w:r w:rsidR="004B7E7C">
        <w:t>iSSFs</w:t>
      </w:r>
      <w:proofErr w:type="spellEnd"/>
      <w:r w:rsidR="007D1204">
        <w:t xml:space="preserve"> allow to </w:t>
      </w:r>
      <w:r w:rsidR="00501DB6">
        <w:t xml:space="preserve">more elegantly </w:t>
      </w:r>
      <w:r w:rsidR="007D1204">
        <w:t>incorporate seasonality</w:t>
      </w:r>
      <w:r w:rsidR="004B7E7C">
        <w:t>,</w:t>
      </w:r>
      <w:r w:rsidR="007D1204">
        <w:t xml:space="preserve"> </w:t>
      </w:r>
      <w:r w:rsidR="007D1204" w:rsidRPr="002B702F">
        <w:t xml:space="preserve">as </w:t>
      </w:r>
      <w:r w:rsidR="00F61CF0">
        <w:lastRenderedPageBreak/>
        <w:t>simulations</w:t>
      </w:r>
      <w:r w:rsidR="007D1204" w:rsidRPr="002B702F">
        <w:t xml:space="preserve"> eliminate the need for seasonally updated resistance surfaces</w:t>
      </w:r>
      <w:r w:rsidR="007D1204">
        <w:t xml:space="preserve">. </w:t>
      </w:r>
      <w:r w:rsidR="00F61CF0">
        <w:t>Instead</w:t>
      </w:r>
      <w:r w:rsidR="002B702F">
        <w:t xml:space="preserve">, one can </w:t>
      </w:r>
      <w:r w:rsidR="00740540">
        <w:t xml:space="preserve">directly incorporate </w:t>
      </w:r>
      <w:r w:rsidR="002B702F">
        <w:t>seasonality</w:t>
      </w:r>
      <w:r>
        <w:t xml:space="preserve"> </w:t>
      </w:r>
      <w:r w:rsidR="00740540">
        <w:t>by adjusting</w:t>
      </w:r>
      <w:r>
        <w:t xml:space="preserve"> </w:t>
      </w:r>
      <w:r w:rsidR="002B702F">
        <w:t xml:space="preserve">both the </w:t>
      </w:r>
      <w:r>
        <w:t>environment</w:t>
      </w:r>
      <w:r w:rsidR="002B702F">
        <w:t>al features</w:t>
      </w:r>
      <w:r>
        <w:t xml:space="preserve"> </w:t>
      </w:r>
      <w:r w:rsidR="002B702F">
        <w:t>and</w:t>
      </w:r>
      <w:r>
        <w:t xml:space="preserve"> </w:t>
      </w:r>
      <w:r w:rsidR="002B702F">
        <w:t xml:space="preserve">the </w:t>
      </w:r>
      <w:r>
        <w:t xml:space="preserve">species’ </w:t>
      </w:r>
      <w:r w:rsidR="002B702F">
        <w:t xml:space="preserve">habitat </w:t>
      </w:r>
      <w:r>
        <w:t>preferences as simulated individuals move. However, such an approach has not yet been employed. Regardless of the method</w:t>
      </w:r>
      <w:r w:rsidR="002B702F">
        <w:t xml:space="preserve"> </w:t>
      </w:r>
      <w:r w:rsidR="00A15FF1">
        <w:t>used</w:t>
      </w:r>
      <w:r>
        <w:t xml:space="preserve">, integrating seasonality into connectivity analyses remains analytically and computationally demanding </w:t>
      </w:r>
      <w:r w:rsidR="00E67CAC">
        <w:fldChar w:fldCharType="begin"/>
      </w:r>
      <w:r w:rsidR="002A16E0">
        <w:instrText xml:space="preserve"> ADDIN ZOTERO_ITEM CSL_CITATION {"citationID":"Ul84gDrZ","properties":{"formattedCitation":"(Bishop-Taylor et al., 2018)","plainCitation":"(Bishop-Taylor et al., 2018)","noteIndex":0},"citationItems":[{"id":826,"uris":["http://zotero.org/users/5449935/items/BFAS9VXF"],"itemData":{"id":826,"type":"article-journal","abstract":"Context Despite calls for landscape connectivity research to account for spatiotemporal dynamics, studies have overwhelmingly evaluated the importance of habitats for connectivity at single or limited moments in time. Remote sensing time series represent a promising resource for studying connectivity within dynamic ecosystems. However, there is a critical need to assess how static and dynamic landscape connectivity modelling approaches compare for prioritising habitats for conservation within dynamic environments.","citation-key":"Bishop-Taylor.2018","container-title":"Landscape Ecology","DOI":"10.1007/s10980-018-0624-1","ISSN":"0921-2973, 1572-9761","issue":"4","journalAbbreviation":"Landscape Ecol","language":"en","page":"625-640","source":"DOI.org (Crossref)","title":"Evaluating Static and Dynamic Landscape Connectivity Modelling Using a 25-Year Remote Sensing Time Series","volume":"33","author":[{"family":"Bishop-Taylor","given":"Robbi"},{"family":"Tulbure","given":"Mirela G."},{"family":"Broich","given":"Mark"}],"issued":{"date-parts":[["2018",4]]}}}],"schema":"https://github.com/citation-style-language/schema/raw/master/csl-citation.json"} </w:instrText>
      </w:r>
      <w:r w:rsidR="00E67CAC">
        <w:fldChar w:fldCharType="separate"/>
      </w:r>
      <w:r w:rsidR="002E253C" w:rsidRPr="002E253C">
        <w:rPr>
          <w:rFonts w:ascii="Calibri" w:hAnsi="Calibri" w:cs="Calibri"/>
        </w:rPr>
        <w:t>(Bishop-Taylor et al., 2018)</w:t>
      </w:r>
      <w:r w:rsidR="00E67CAC">
        <w:fldChar w:fldCharType="end"/>
      </w:r>
      <w:r>
        <w:t>, raising the question of when</w:t>
      </w:r>
      <w:r w:rsidR="007D1204">
        <w:t>, if,</w:t>
      </w:r>
      <w:r>
        <w:t xml:space="preserve"> and to what extent it should be prioritized.</w:t>
      </w:r>
    </w:p>
    <w:p w14:paraId="45CBEB15" w14:textId="77777777" w:rsidR="002E253C" w:rsidRDefault="002E253C">
      <w:pPr>
        <w:spacing w:line="252" w:lineRule="auto"/>
        <w:rPr>
          <w:del w:id="17" w:author="David Hofmann" w:date="2026-03-17T19:49:00Z" w16du:dateUtc="2026-03-17T17:49:00Z"/>
        </w:rPr>
      </w:pPr>
      <w:del w:id="18" w:author="David Hofmann" w:date="2026-03-17T19:49:00Z" w16du:dateUtc="2026-03-17T17:49:00Z">
        <w:r>
          <w:br w:type="page"/>
        </w:r>
      </w:del>
    </w:p>
    <w:p w14:paraId="7C723506" w14:textId="4E5228C7" w:rsidR="00F92517" w:rsidRDefault="00A0333B" w:rsidP="00BF6240">
      <w:pPr>
        <w:keepNext/>
        <w:spacing w:after="337"/>
        <w:jc w:val="center"/>
        <w:rPr>
          <w:del w:id="19" w:author="David Hofmann" w:date="2026-03-17T19:49:00Z" w16du:dateUtc="2026-03-17T17:49:00Z"/>
        </w:rPr>
      </w:pPr>
      <w:del w:id="20" w:author="David Hofmann" w:date="2026-03-17T19:49:00Z" w16du:dateUtc="2026-03-17T17:49:00Z">
        <w:r>
          <w:rPr>
            <w:noProof/>
          </w:rPr>
          <w:lastRenderedPageBreak/>
          <w:drawing>
            <wp:inline distT="0" distB="0" distL="0" distR="0" wp14:anchorId="5A555A49" wp14:editId="06724855">
              <wp:extent cx="6240219" cy="5849655"/>
              <wp:effectExtent l="0" t="0" r="8255" b="0"/>
              <wp:docPr id="1666244611" name="Grafik 5"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44611" name="Grafik 5" descr="Ein Bild, das Text, Screenshot, Diagramm, parallel enthält.&#10;&#10;KI-generierte Inhalte können fehlerhaft se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55979" cy="5864429"/>
                      </a:xfrm>
                      <a:prstGeom prst="rect">
                        <a:avLst/>
                      </a:prstGeom>
                      <a:noFill/>
                      <a:ln>
                        <a:noFill/>
                      </a:ln>
                    </pic:spPr>
                  </pic:pic>
                </a:graphicData>
              </a:graphic>
            </wp:inline>
          </w:drawing>
        </w:r>
      </w:del>
    </w:p>
    <w:p w14:paraId="3126D9FD" w14:textId="5F5E69B2" w:rsidR="00FA457A" w:rsidRPr="00F92517" w:rsidRDefault="00F92517" w:rsidP="00656E67">
      <w:pPr>
        <w:pStyle w:val="Caption"/>
        <w:spacing w:line="360" w:lineRule="auto"/>
        <w:rPr>
          <w:del w:id="21" w:author="David Hofmann" w:date="2026-03-17T19:49:00Z" w16du:dateUtc="2026-03-17T17:49:00Z"/>
          <w:sz w:val="24"/>
        </w:rPr>
      </w:pPr>
      <w:bookmarkStart w:id="22" w:name="_Ref202361563"/>
      <w:del w:id="23" w:author="David Hofmann" w:date="2026-03-17T19:49:00Z" w16du:dateUtc="2026-03-17T17:49:00Z">
        <w:r w:rsidRPr="00F92517">
          <w:delText>Figure :</w:delText>
        </w:r>
        <w:bookmarkEnd w:id="22"/>
        <w:r>
          <w:delText xml:space="preserve"> </w:delText>
        </w:r>
        <w:r w:rsidRPr="0011395F">
          <w:rPr>
            <w:b w:val="0"/>
          </w:rPr>
          <w:delText>Graphical abstract to illustrate how seasonal dynamism and model realism enters connectivity studies. Subfigure (a) highlights the different stages at which seasonality can be incorporated in studies of dispersal and landscape connectivity. Stage 1: During model fitting, one needs to decide whether to represent the environment by a static set of covariate layers, thus ignoring seasonality, or to obtain a dynamic set covariate layers that allow capturing how the landscape changes over time. One also needs to decide whether to parameterize a single-season model, assuming fixed species preferences across the year, or to engage in a multi-season model that accounts for seasonal differences in habitat and movement preferences. Stage 2: When utilizing the fitted model to predict connectivity, one can either assume a static set of environmental covariates or again attempt a seasonal take that renders how connectivity differs depending on the season. Stage 3: Depending on these decisions, six different combinations that differ in terms of the degree of seasonality they encapsulate emerge. (b) We additionally examined the importance of moving from simplistic models (akin to those used in resistance-based connectivity models) to mechanistic realistic models (akin to those used with individual-based simulations). (c) Our hypothesis was that increasing the degree of seasonal dynamism and moving from a simplistic to a mechanistic realistic model when predicting dispersal and connectivity would lead to improved predictions.</w:delText>
        </w:r>
        <w:bookmarkStart w:id="24" w:name="_Toc64373"/>
        <w:r w:rsidR="00FA457A">
          <w:br w:type="page"/>
        </w:r>
      </w:del>
    </w:p>
    <w:bookmarkEnd w:id="24"/>
    <w:p w14:paraId="20841968" w14:textId="7EB90DF8" w:rsidR="003010BA" w:rsidRPr="00322795" w:rsidRDefault="003010BA" w:rsidP="0061664B">
      <w:r>
        <w:lastRenderedPageBreak/>
        <w:t xml:space="preserve">To study the importance of seasonal dynamism and a </w:t>
      </w:r>
      <w:r w:rsidR="0073797E">
        <w:t>more</w:t>
      </w:r>
      <w:r w:rsidR="00EE0526">
        <w:t xml:space="preserve"> realistic</w:t>
      </w:r>
      <w:r>
        <w:t xml:space="preserve"> representation of movement when predicting connectivity, we use </w:t>
      </w:r>
      <w:r w:rsidR="00CD7F38">
        <w:t xml:space="preserve">data from </w:t>
      </w:r>
      <w:r>
        <w:t xml:space="preserve">a </w:t>
      </w:r>
      <w:r w:rsidR="00412213">
        <w:t xml:space="preserve">free-living </w:t>
      </w:r>
      <w:r>
        <w:t xml:space="preserve">population of </w:t>
      </w:r>
      <w:r w:rsidR="00412213">
        <w:t xml:space="preserve">the endangered </w:t>
      </w:r>
      <w:r>
        <w:t>African wild dog (</w:t>
      </w:r>
      <w:r w:rsidRPr="003010BA">
        <w:rPr>
          <w:i/>
          <w:iCs/>
        </w:rPr>
        <w:t>Lycaon pictus</w:t>
      </w:r>
      <w:r>
        <w:t xml:space="preserve">) inhabiting the Okavango Delta ecosystem in northern Botswana </w:t>
      </w:r>
      <w:r w:rsidR="00E67CAC">
        <w:fldChar w:fldCharType="begin"/>
      </w:r>
      <w:r w:rsidR="002A16E0">
        <w:instrText xml:space="preserve"> ADDIN ZOTERO_ITEM CSL_CITATION {"citationID":"xTIhBHRU","properties":{"formattedCitation":"(McNutt, 1996)","plainCitation":"(McNutt,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r>
        <w:t>.</w:t>
      </w:r>
      <w:r w:rsidR="00504118" w:rsidRPr="00504118">
        <w:t xml:space="preserve"> The system is well suited to address our objectives, for the Okavango Delta ecosystem experiences significant seasonal variatio</w:t>
      </w:r>
      <w:r w:rsidR="0073797E">
        <w:t xml:space="preserve">n. </w:t>
      </w:r>
      <w:r w:rsidR="00A4703B" w:rsidRPr="00A4703B">
        <w:t xml:space="preserve">African wild dogs are pack-living carnivores that are primarily active during the cooler morning and evening hours </w:t>
      </w:r>
      <w:r w:rsidR="00E67CAC">
        <w:fldChar w:fldCharType="begin"/>
      </w:r>
      <w:r w:rsidR="002A16E0">
        <w:instrText xml:space="preserve"> ADDIN ZOTERO_ITEM CSL_CITATION {"citationID":"mzEM3QkH","properties":{"formattedCitation":"(Rasmussen &amp; Macdonald, 2012)","plainCitation":"(Rasmussen &amp; Macdonald, 2012)","noteIndex":0},"citationItems":[{"id":875,"uris":["http://zotero.org/users/5449935/items/J3HSGZCC"],"itemData":{"id":875,"type":"article-journal","abstract":"The African wild dog Lycaon pictus is endangered, with anthropogenic impacts, pack size dynamics and competing predators explaining its decline. Relative to solar and lunar events, analysis of diel activity in two parapatric Zimbabwean populations revealed behavioural plasticity in response to human activity. In Hwange, human presence was low; in Nyamandlovu, human presence and persecution were high. In both populations, Lycaon frequently hunted by moonlight, with 3–4 lux of light restricting nocturnal hunting to 13 days/lunar month. With diurnal hunts commencing at ‘civil twilight begin’ and ending at ‘astronomical twilight end’, light intensity was conﬁrmed as a limiting factor.","citation-key":"Rasmussen.2012","container-title":"Journal of Zoology","DOI":"10.1111/j.1469-7998.2011.00874.x","ISSN":"0952-8369, 1469-7998","issue":"3","journalAbbreviation":"Journal of Zoology","language":"en","page":"232-242","source":"DOI.org (Crossref)","title":"Masking of the Zeitgeber: African Wild Dogs Mitigate Persecution by Balancing Time","title-short":"Masking of the Zeitgeber","volume":"286","author":[{"family":"Rasmussen","given":"G. S. A."},{"family":"Macdonald","given":"D. W."}],"editor":[{"family":"Bennett","given":"Nigel"}],"issued":{"date-parts":[["2012",3]]}}}],"schema":"https://github.com/citation-style-language/schema/raw/master/csl-citation.json"} </w:instrText>
      </w:r>
      <w:r w:rsidR="00E67CAC">
        <w:fldChar w:fldCharType="separate"/>
      </w:r>
      <w:r w:rsidR="002E253C" w:rsidRPr="002E253C">
        <w:rPr>
          <w:rFonts w:ascii="Calibri" w:hAnsi="Calibri" w:cs="Calibri"/>
        </w:rPr>
        <w:t>(Rasmussen &amp; Macdonald, 2012)</w:t>
      </w:r>
      <w:r w:rsidR="00E67CAC">
        <w:fldChar w:fldCharType="end"/>
      </w:r>
      <w:r w:rsidR="00A4703B" w:rsidRPr="00A4703B">
        <w:t xml:space="preserve">, as well as during moonlit nights </w:t>
      </w:r>
      <w:r w:rsidR="00E67CAC">
        <w:fldChar w:fldCharType="begin"/>
      </w:r>
      <w:r w:rsidR="002A16E0">
        <w:instrText xml:space="preserve"> ADDIN ZOTERO_ITEM CSL_CITATION {"citationID":"mxpTTDVb","properties":{"formattedCitation":"(Cozzi et al., 2012)","plainCitation":"(Cozzi et al., 2012)","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W."},{"family":"Schmid","given":"Bernhard"}],"issued":{"date-parts":[["2012"]]}}}],"schema":"https://github.com/citation-style-language/schema/raw/master/csl-citation.json"} </w:instrText>
      </w:r>
      <w:r w:rsidR="00E67CAC">
        <w:fldChar w:fldCharType="separate"/>
      </w:r>
      <w:r w:rsidR="002E253C" w:rsidRPr="002E253C">
        <w:rPr>
          <w:rFonts w:ascii="Calibri" w:hAnsi="Calibri" w:cs="Calibri"/>
        </w:rPr>
        <w:t>(Cozzi et al., 2012)</w:t>
      </w:r>
      <w:r w:rsidR="00E67CAC">
        <w:fldChar w:fldCharType="end"/>
      </w:r>
      <w:r w:rsidR="00A4703B" w:rsidRPr="00A4703B">
        <w:t xml:space="preserve">. Their nocturnal activity is strongly </w:t>
      </w:r>
      <w:r w:rsidR="00380AB5">
        <w:t>mediated</w:t>
      </w:r>
      <w:r w:rsidR="00A4703B" w:rsidRPr="00A4703B">
        <w:t xml:space="preserve"> by </w:t>
      </w:r>
      <w:del w:id="25" w:author="David Hofmann" w:date="2026-03-17T19:49:00Z" w16du:dateUtc="2026-03-17T17:49:00Z">
        <w:r w:rsidR="00A4703B" w:rsidRPr="00A4703B">
          <w:delText>light</w:delText>
        </w:r>
      </w:del>
      <w:ins w:id="26" w:author="David Hofmann" w:date="2026-03-17T19:49:00Z" w16du:dateUtc="2026-03-17T17:49:00Z">
        <w:r w:rsidR="004308D6">
          <w:t>moon</w:t>
        </w:r>
        <w:r w:rsidR="00A4703B" w:rsidRPr="00A4703B">
          <w:t>light</w:t>
        </w:r>
      </w:ins>
      <w:r w:rsidR="00A4703B" w:rsidRPr="00A4703B">
        <w:t xml:space="preserve"> availability, as wild dogs lack the highly developed night vision typical of felids. Elevated ambient temperatures are associated with shorter activity periods, as wild dogs typically rest during the hottest parts of the day </w:t>
      </w:r>
      <w:r w:rsidR="00E67CAC">
        <w:fldChar w:fldCharType="begin"/>
      </w:r>
      <w:r w:rsidR="002A16E0">
        <w:instrText xml:space="preserve"> ADDIN ZOTERO_ITEM CSL_CITATION {"citationID":"qx6phBM9","properties":{"formattedCitation":"(Rabaiotti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change.","citation-key":"Rabaiotti.2019","container-title":"Oecologia","DOI":"10.1007/s00442-018-04329-1","ISSN":"1432-1939","issue":"3","journalAbbreviation":"Oecologia","language":"en","page":"587-599","source":"Springer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Change","volume":"189","author":[{"family":"Rabaiotti","given":"D."},{"family":"Woodroffe","given":"Rosie"}],"issued":{"date-parts":[["2019",3,1]]}}}],"schema":"https://github.com/citation-style-language/schema/raw/master/csl-citation.json"} </w:instrText>
      </w:r>
      <w:r w:rsidR="00E67CAC">
        <w:fldChar w:fldCharType="separate"/>
      </w:r>
      <w:r w:rsidR="002E253C" w:rsidRPr="002E253C">
        <w:rPr>
          <w:rFonts w:ascii="Calibri" w:hAnsi="Calibri" w:cs="Calibri"/>
        </w:rPr>
        <w:t>(Rabaiotti &amp; Woodroffe, 2019)</w:t>
      </w:r>
      <w:r w:rsidR="00E67CAC">
        <w:fldChar w:fldCharType="end"/>
      </w:r>
      <w:r w:rsidR="00A4703B" w:rsidRPr="00A4703B">
        <w:t>.</w:t>
      </w:r>
      <w:r w:rsidR="00A4703B">
        <w:t xml:space="preserve"> </w:t>
      </w:r>
      <w:r>
        <w:t xml:space="preserve">Upon reaching sexual maturity, individuals born into a pack disperse in same-sex coalitions to find mates and a territory to settle </w:t>
      </w:r>
      <w:r w:rsidR="00E67CAC">
        <w:fldChar w:fldCharType="begin"/>
      </w:r>
      <w:r w:rsidR="002A16E0">
        <w:instrText xml:space="preserve"> ADDIN ZOTERO_ITEM CSL_CITATION {"citationID":"lryo9DCh","properties":{"formattedCitation":"(McNutt, 1996)","plainCitation":"(McNutt,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del w:id="27" w:author="David Hofmann" w:date="2026-03-17T19:49:00Z" w16du:dateUtc="2026-03-17T17:49:00Z">
        <w:r>
          <w:delText>. In Botswana, the timing of dispersal is seasonal, with female dispersal peaking prior to the mating season in March, and male dispersal peaking at the onset of the rainy season in December .</w:delText>
        </w:r>
      </w:del>
      <w:ins w:id="28" w:author="David Hofmann" w:date="2026-03-17T19:49:00Z" w16du:dateUtc="2026-03-17T17:49:00Z">
        <w:r>
          <w:t>.</w:t>
        </w:r>
      </w:ins>
      <w:r>
        <w:t xml:space="preserve"> Euclidean distances moved by dispersers range from a few dozen to 500 km, with some coalitions covering several hundred kilometers within only a few days</w:t>
      </w:r>
      <w:r w:rsidR="00E67CAC">
        <w:t xml:space="preserve"> </w:t>
      </w:r>
      <w:r w:rsidR="00E67CAC">
        <w:fldChar w:fldCharType="begin"/>
      </w:r>
      <w:r w:rsidR="002A16E0">
        <w:instrText xml:space="preserve"> ADDIN ZOTERO_ITEM CSL_CITATION {"citationID":"wAB4TmhS","properties":{"formattedCitation":"(Cozzi et al., 2020, 2023; Davies\\uc0\\u8211{}Mostert et al., 2012; Masenga et al., 2016; Sandoval\\uc0\\u8208{}Seres et al., 2022)","plainCitation":"(Cozzi et al., 2020, 2023; Davies–Mostert et al., 2012; Masenga et al., 2016; Sandoval‐Seres et al., 2022)","noteIndex":0},"citationItems":[{"id":819,"uris":["http://zotero.org/users/5449935/items/GNYVHYJF"],"itemData":{"id":819,"type":"article-journal","citation-key":"Davies-Mostert.2012","container-title":"African Journal of Ecology","DOI":"https://doi.org/10.1111/j.1365-2028.2012.01335.x","ISSN":"0141-6707","issue":"4","page":"500–506","title":"Long–Distance Transboundary Dispersal of African Wild Dogs Among Protected Areas in Southern Africa","volume":"50","author":[{"family":"Davies–Mostert","given":"Harriet T."},{"family":"Kamler","given":"Jan F."},{"family":"Mills","given":"Michael G. L."},{"family":"Jackson","given":"Craig R."},{"family":"Rasmussen","given":"Gregory S. A."},{"family":"Groom","given":"Rosemary J."},{"family":"Macdonald","given":"David W."}],"issued":{"date-parts":[["2012"]]}}},{"id":380,"uris":["http://zotero.org/users/5449935/items/UKH37HHX"],"itemData":{"id":380,"type":"article-journal","citation-key":"Masenga.2016","container-title":"African Journal of Ecology","DOI":"10.1111/aje.12244","ISSN":"01416707","issue":"1","language":"en","page":"95-98","source":"Crossref","title":"Insights into Long-Distance Dispersal by African Wild Dogs in East Africa","volume":"54","author":[{"family":"Masenga","given":"Emmanuel H."},{"family":"Jackson","given":"Craig R."},{"family":"Mjingo","given":"Ernest E."},{"family":"Jacobson","given":"Andrew"},{"family":"Riggio","given":"Jason"},{"family":"Lyamuya","given":"Richard D."},{"family":"Fyumagwa","given":"Robert D."},{"family":"Borner","given":"Markus"},{"family":"Røskaft","given":"Eivin"}],"issued":{"date-parts":[["2016",3]]}}},{"id":189,"uris":["http://zotero.org/users/5449935/items/XJZI5PDN"],"itemData":{"id":189,"type":"article-journal","abstract":"ABSTRACT\n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Weldon"},{"family":"Ozgul","given":"Arpat"}],"issued":{"date-parts":[["2020",5]]}}},{"id":267,"uris":["http://zotero.org/users/5449935/items/NCZG4AHB"],"itemData":{"id":267,"type":"article-journal","citation-key":"Sandoval-Seres.2022","container-title":"African Journal of Ecology","DOI":"10.1111/aje.13065","ISSN":"0141-6707, 1365-2028","issue":"4","journalAbbreviation":"Afr J Ecol","language":"en","page":"1262-1266","source":"DOI.org (Crossref)","title":"Long‐Distance African Wild Dog Dispersal Within the Kavango-Zambezi Transfrontier Conservation Area","title-short":"Long‐Distance African Wild Dog Dispersal Within the &lt;span Style=\"font-Variant","volume":"60","author":[{"family":"Sandoval‐Seres","given":"Elisa"},{"family":"Moyo","given":"Washington"},{"family":"Madhlamoto","given":"Daphine"},{"family":"Madzikanda","given":"Hillary"},{"family":"Blinston","given":"Peter"},{"family":"Kotze","given":"Robynne"},{"family":"Van Der Meer","given":"Esther"},{"family":"Loveridge","given":"Andrew"}],"issued":{"date-parts":[["2022",12]]}}},{"id":143,"uris":["http://zotero.org/users/5449935/items/H7QQJABX"],"itemData":{"id":143,"type":"article-journal","abstract":"Abstract\n            \n              Understanding dispersal patterns and demographic processes is crucial for the development of evidence‐based conservation practices. Obtaining such information relies on the ability to identify and track individuals across spatial and temporal scales relevant to the life‐history events under investigation. This knowledge can be achieved by combining photographic and sighting data collected by various sources with a high accuracy automated individual identification platform. Here, we present the African Carnivore Wildbook (ACW), an AI‐based graphical user interface tool capable of identifying individuals of several African carnivore species and specifically developed to accommodate the above outlined needs. We showcase the ACW functionality using the endangered African wild dog as an example. Pictures collected over an area &gt;56,000 km\n              2\n              and submitted to ACW allowed inferences on movement patterns and dispersal at regional and international scales; for instance, transboundary dispersal events &gt;200 km were documented. ACW furthermore enabled monitoring some individuals for &gt;4 years; such information is invaluable for reliable survival analyses. We discuss how the ACW can contribute to data collection at appropriate spatial and temporal scales to support population monitoring, scientific research and management of African wild dogs and other apex carnivores and to the conservation of these charismatic species.\n            \n          , \n            Résumé\n            \n              Le développement de pratiques de conservation fondées sur des données probantes passe par la compréhension des schémas de dispersion et des processus démographiques. L'obtention de ces informations repose sur la capacité d'identifier et de suivre les individus sur des échelles spatiales et temporelles correspondant aux événements de l'histoire de la vie étudiés. Ces connaissances peuvent être acquises en combinant les données photographiques et d'observation recueillies par diverses sources avec une plate‐forme d'identification individuelle automatisée de haute précision. Le présent document présente l'\n              African Carnivore Wildbook\n              (ACW), un outil d'interface utilisateur graphique basé sur l'IA, capable d'identifier les individus de plusieurs espèces de carnivores africains et spécifiquement développé pour répondre aux besoins décrits ci‐dessus. La fonctionnalité de l'ACW est illustrée par l'exemple du dingo africain, une espèce en voie de disparition. Grâce aux images collectées sur une zone de plus de 56 000 km2 et soumises à l'ACW, il a été possible de déduire des schémas de déplacement et de dispersion à l'échelle régionale et internationale; par exemple, des événements de dispersion transfrontalière de plus de 200 km ont été documentés. En outre, l’ACW a permis de suivre certains individus pendant plus de 4 ans; ces informations sont inestimables pour des analyses de survie fiab</w:instrText>
      </w:r>
      <w:r w:rsidR="002A16E0" w:rsidRPr="002A16E0">
        <w:rPr>
          <w:lang w:val="fr-CH"/>
        </w:rPr>
        <w:instrText xml:space="preserve">les. Nous examinons les possibilités de contribution de l'ACW à la collecte de données à des échelles spatiales et temporelles appropriées pour soutenir le suivi des populations, la recherche scientifique et la gestion des dingos africains et d'autres carnivores de premier plan, ainsi que la conservation de ces espèces charismatiques.","citation-key":"Cozzi.2023","container-title":"African Journal of Ecology","DOI":"10.1111/aje.13227","ISSN":"0141-6707, 1365-2028","issue":"1","journalAbbreviation":"Afr J Ecol","language":"en","page":"e13227","source":"DOI.org (Crossref)","title":"An AI‐Based Platform to Investigate African Large Carnivore Dispersal and Demography Across Broad Landscapes: A Case Study and Future Directions Using African Wild Dogs","title-short":"An Ai‐Based Platform to Investigate African Large Carnivore Dispersal and Demography Across Broad Landscapes","volume":"62","author":[{"family":"Cozzi","given":"Gabriele"},{"family":"Reilly","given":"Maureen"},{"family":"Abegg","given":"Daniela"},{"family":"Behr","given":"Dominik M."},{"family":"Brack","given":"Peter"},{"family":"Claase","given":"Megan Jane"},{"family":"Holmberg","given":"Jason"},{"family":"Hofmann","given":"David D."},{"family":"Kalil","given":"Paul"},{"family":"Ndlovu","given":"Sichelesile"},{"family":"Neelo","given":"John"},{"family":"McNutt","given":"John Weldon"}],"issued":{"date-parts":[["2023",11,6]]}}}],"schema":"https://github.com/citation-style-language/schema/raw/master/csl-citation.json"} </w:instrText>
      </w:r>
      <w:r w:rsidR="00E67CAC">
        <w:fldChar w:fldCharType="separate"/>
      </w:r>
      <w:r w:rsidR="002E253C" w:rsidRPr="002E253C">
        <w:rPr>
          <w:rFonts w:ascii="Calibri" w:hAnsi="Calibri" w:cs="Calibri"/>
          <w:lang w:val="fr-CH"/>
        </w:rPr>
        <w:t>(Cozzi et al., 2020, 2023; Davies–Mostert et al., 2012; Masenga et al., 2016; Sandoval‐Seres et al., 2022)</w:t>
      </w:r>
      <w:r w:rsidR="00E67CAC">
        <w:fldChar w:fldCharType="end"/>
      </w:r>
      <w:r w:rsidR="00E67CAC" w:rsidRPr="00E67CAC">
        <w:rPr>
          <w:lang w:val="fr-CH"/>
        </w:rPr>
        <w:t>.</w:t>
      </w:r>
      <w:r w:rsidRPr="00E67CAC">
        <w:rPr>
          <w:lang w:val="fr-CH"/>
        </w:rPr>
        <w:t xml:space="preserve"> </w:t>
      </w:r>
      <w:r>
        <w:t xml:space="preserve">Studies of habitat-selection show that dispersing wild dogs avoid </w:t>
      </w:r>
      <w:r w:rsidR="001C5052">
        <w:t xml:space="preserve">venturing into large </w:t>
      </w:r>
      <w:r>
        <w:t>water</w:t>
      </w:r>
      <w:r w:rsidR="001C5052">
        <w:t xml:space="preserve"> bodies</w:t>
      </w:r>
      <w:r>
        <w:t>, prefer moving along it, prefer moving across open grassland or shrubs, yet avoid areas dominated by humans and densely covered by forests</w:t>
      </w:r>
      <w:r w:rsidR="00E67CAC">
        <w:t xml:space="preserve"> </w:t>
      </w:r>
      <w:r w:rsidR="00E67CAC">
        <w:fldChar w:fldCharType="begin"/>
      </w:r>
      <w:r w:rsidR="002A16E0">
        <w:instrText xml:space="preserve"> ADDIN ZOTERO_ITEM CSL_CITATION {"citationID":"TETDy5ip","properties":{"formattedCitation":"(Hofmann et al., 2021; O\\uc0\\u8217{}Neill et al., 2020)","plainCitation":"(Hofmann et al., 2021; O’Neill et al., 2020)","noteIndex":0},"citationItems":[{"id":394,"uris":["http://zotero.org/users/5449935/items/MF9VG856"],"itemData":{"id":394,"type":"article-journal","abstract":"Background: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planning.","citation-key":"ONeill.2020","container-title":"BMC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E67CAC">
        <w:fldChar w:fldCharType="separate"/>
      </w:r>
      <w:r w:rsidR="002E253C" w:rsidRPr="002E253C">
        <w:rPr>
          <w:rFonts w:ascii="Calibri" w:hAnsi="Calibri" w:cs="Calibri"/>
        </w:rPr>
        <w:t>(Hofmann et al., 2021; O’Neill et al., 2020)</w:t>
      </w:r>
      <w:r w:rsidR="00E67CAC">
        <w:fldChar w:fldCharType="end"/>
      </w:r>
      <w:ins w:id="29" w:author="David Hofmann" w:date="2026-03-17T19:49:00Z" w16du:dateUtc="2026-03-17T17:49:00Z">
        <w:r w:rsidRPr="00322795">
          <w:t>.</w:t>
        </w:r>
        <w:r w:rsidR="009F583B">
          <w:t xml:space="preserve"> </w:t>
        </w:r>
        <w:r w:rsidR="009F583B" w:rsidRPr="00966107">
          <w:t xml:space="preserve">Because functional landscape connectivity is established through dispersal rather than </w:t>
        </w:r>
        <w:r w:rsidR="009F583B">
          <w:t>resident</w:t>
        </w:r>
        <w:r w:rsidR="009F583B" w:rsidRPr="00966107">
          <w:t xml:space="preserve"> space use</w:t>
        </w:r>
        <w:r w:rsidR="003E7215">
          <w:t>, we here focus</w:t>
        </w:r>
        <w:r w:rsidR="003F6C96">
          <w:t xml:space="preserve"> on</w:t>
        </w:r>
        <w:r w:rsidR="009F583B" w:rsidRPr="00966107">
          <w:t xml:space="preserve"> dispersal movements, which differ fundamentally from resident movements</w:t>
        </w:r>
        <w:r w:rsidR="009F583B">
          <w:t xml:space="preserve"> and habitat selection, capturing</w:t>
        </w:r>
        <w:r w:rsidR="009F583B" w:rsidRPr="00966107">
          <w:t xml:space="preserve"> the long-distance processes most relevant to connectivity</w:t>
        </w:r>
        <w:r w:rsidR="009F583B">
          <w:t xml:space="preserve"> </w:t>
        </w:r>
      </w:ins>
      <w:r w:rsidR="009F583B">
        <w:fldChar w:fldCharType="begin"/>
      </w:r>
      <w:r w:rsidR="009F583B">
        <w:instrText xml:space="preserve"> ADDIN ZOTERO_ITEM CSL_CITATION {"citationID":"XQZhBrIb","properties":{"unsorted":false,"formattedCitation":"(Diniz et al., 2019; Elliot et al., 2014)","plainCitation":"(Diniz et al., 2019; Elliot et al., 2014)","noteIndex":0},"citationItems":[{"id":302,"uris":["http://zotero.org/users/5449935/items/LVSVFVT4"],"itemData":{"id":302,"type":"article-journal","abstract":"Context Dispersal plays a key role in linking populations, habitat (re)-colonization, and species range expansion. As fragmentation and habitat loss are ubiquitous threats and can disrupt dispersal, landscape connectivity modeling has become a valuable tool in conservation planning.","citation-key":"Diniz.2019","container-title":"Landscape Ecology","DOI":"10.1007/s10980-019-00935-3","ISSN":"0921-2973, 1572-9761","language":"en","page":"41–58","source":"Crossref","title":"Landscape Connectivity Modeling from the Perspective of Animal Dispersal","volume":"35","author":[{"family":"Diniz","given":"Milena F."},{"family":"Cushman","given":"Samuel A."},{"family":"Machado","given":"Ricardo B."},{"family":"De Marco Júnior","given":"Paulo"}],"issued":{"date-parts":[["2019",11,19]]}}},{"id":473,"uris":["http://zotero.org/users/5449935/items/WC4SNARV"],"itemData":{"id":473,"type":"article-journal","citation-key":"Elliot.2014","container-title":"Journal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J."}],"issued":{"date-parts":[["2014",10]]}}}],"schema":"https://github.com/citation-style-language/schema/raw/master/csl-citation.json"} </w:instrText>
      </w:r>
      <w:r w:rsidR="009F583B">
        <w:fldChar w:fldCharType="separate"/>
      </w:r>
      <w:r w:rsidR="009F583B" w:rsidRPr="00F51DA4">
        <w:rPr>
          <w:rFonts w:ascii="Calibri" w:hAnsi="Calibri" w:cs="Calibri"/>
        </w:rPr>
        <w:t>(Diniz et al., 2019; Elliot et al., 2014)</w:t>
      </w:r>
      <w:r w:rsidR="009F583B">
        <w:fldChar w:fldCharType="end"/>
      </w:r>
      <w:r w:rsidR="009F583B" w:rsidRPr="00966107">
        <w:t>.</w:t>
      </w:r>
    </w:p>
    <w:p w14:paraId="5F67F8BB" w14:textId="7A4A4A38" w:rsidR="003010BA" w:rsidRDefault="003010BA" w:rsidP="0061664B">
      <w:r>
        <w:t xml:space="preserve">Our aims are to (1) </w:t>
      </w:r>
      <w:r w:rsidR="001C5052">
        <w:t xml:space="preserve">elaborate </w:t>
      </w:r>
      <w:r>
        <w:t xml:space="preserve">a framework for incorporating seasonality into connectivity analyses, (2) </w:t>
      </w:r>
      <w:ins w:id="30" w:author="David Hofmann" w:date="2026-03-17T19:49:00Z" w16du:dateUtc="2026-03-17T17:49:00Z">
        <w:r w:rsidR="00C80AE3">
          <w:t xml:space="preserve">employ the framework to </w:t>
        </w:r>
      </w:ins>
      <w:r w:rsidR="00C80AE3">
        <w:t>evaluate</w:t>
      </w:r>
      <w:r>
        <w:t xml:space="preserve"> whether including seasonality improves the predictive performance </w:t>
      </w:r>
      <w:r>
        <w:lastRenderedPageBreak/>
        <w:t>of dispersal models, and (3) assess the value of</w:t>
      </w:r>
      <w:r w:rsidR="00380AB5">
        <w:t xml:space="preserve"> more</w:t>
      </w:r>
      <w:r w:rsidR="00EE0526">
        <w:t xml:space="preserve"> realistic representation</w:t>
      </w:r>
      <w:r w:rsidR="00380AB5">
        <w:t xml:space="preserve">s </w:t>
      </w:r>
      <w:r w:rsidR="00EE0526">
        <w:t>of movement wh</w:t>
      </w:r>
      <w:r>
        <w:t>en predicting connectivity. To achieve this, we compare the predictive performance of six seasonal configurations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EE0526">
        <w:t>a</w:t>
      </w:r>
      <w:r>
        <w:t xml:space="preserve">) and </w:t>
      </w:r>
      <w:r w:rsidR="00380AB5">
        <w:t>two movement models – one simplistic and one realistic</w:t>
      </w:r>
      <w:r w:rsidR="001C5052">
        <w:t xml:space="preserve">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1C5052">
        <w:t>b)</w:t>
      </w:r>
      <w:r>
        <w:t>. We compile an extensive set of remote sensing data that accurately represent seasonal</w:t>
      </w:r>
      <w:r w:rsidR="001C5052">
        <w:t xml:space="preserve"> landscape changes</w:t>
      </w:r>
      <w:r>
        <w:t xml:space="preserve"> across the Okavango Delta ecosystem</w:t>
      </w:r>
      <w:r w:rsidR="001C5052">
        <w:t xml:space="preserve"> and </w:t>
      </w:r>
      <w:r>
        <w:t>combine</w:t>
      </w:r>
      <w:r w:rsidR="001C5052">
        <w:t xml:space="preserve"> these data</w:t>
      </w:r>
      <w:r>
        <w:t xml:space="preserve"> with dispersal GPS data from </w:t>
      </w:r>
      <w:del w:id="31" w:author="David Hofmann" w:date="2026-03-17T19:49:00Z" w16du:dateUtc="2026-03-17T17:49:00Z">
        <w:r>
          <w:delText>30</w:delText>
        </w:r>
      </w:del>
      <w:ins w:id="32" w:author="David Hofmann" w:date="2026-03-17T19:49:00Z" w16du:dateUtc="2026-03-17T17:49:00Z">
        <w:r>
          <w:t>3</w:t>
        </w:r>
        <w:r w:rsidR="0075687F">
          <w:t>3</w:t>
        </w:r>
      </w:ins>
      <w:r>
        <w:t xml:space="preserve"> </w:t>
      </w:r>
      <w:r w:rsidR="007D020D">
        <w:t xml:space="preserve">dispersing </w:t>
      </w:r>
      <w:r>
        <w:t xml:space="preserve">wild dog coalitions in northern Botswana. We then apply k-fold cross-validation for case-control studies to assess predictive efficacy under each configuration and model type. Lastly, we use </w:t>
      </w:r>
      <w:proofErr w:type="spellStart"/>
      <w:r>
        <w:t>iSSF</w:t>
      </w:r>
      <w:proofErr w:type="spellEnd"/>
      <w:r>
        <w:t xml:space="preserve">-based simulations to estimate connectivity under different degrees of dynamism </w:t>
      </w:r>
      <w:r w:rsidR="006D47D8">
        <w:t>and under</w:t>
      </w:r>
      <w:r w:rsidR="001C5052">
        <w:t xml:space="preserve"> </w:t>
      </w:r>
      <w:r>
        <w:t xml:space="preserve">both </w:t>
      </w:r>
      <w:r w:rsidR="00EE0526">
        <w:t>a</w:t>
      </w:r>
      <w:r>
        <w:t xml:space="preserve"> simplistic and </w:t>
      </w:r>
      <w:r w:rsidR="00EE0526">
        <w:t>realistic</w:t>
      </w:r>
      <w:r>
        <w:t xml:space="preserve"> model.</w:t>
      </w:r>
      <w:r w:rsidR="007D020D">
        <w:rPr>
          <w:rStyle w:val="CommentReference"/>
        </w:rPr>
        <w:t xml:space="preserve"> </w:t>
      </w:r>
      <w:r w:rsidR="007D020D">
        <w:t>We</w:t>
      </w:r>
      <w:r>
        <w:t xml:space="preserve"> hypothesize that habitat selection and movement behavior of dispersing wild dogs differ between seasons and that increasing seasonal dynamism improves the predictive efficacy </w:t>
      </w:r>
      <w:r w:rsidR="00FF44F4">
        <w:t xml:space="preserve">of </w:t>
      </w:r>
      <w:r w:rsidR="007D020D">
        <w:t xml:space="preserve">the simulation model </w:t>
      </w:r>
      <w:r>
        <w:t>(</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t xml:space="preserve">c). We also anticipate that a </w:t>
      </w:r>
      <w:r w:rsidR="0073797E">
        <w:t>realistic</w:t>
      </w:r>
      <w:r>
        <w:t xml:space="preserve"> movement model yields </w:t>
      </w:r>
      <w:r w:rsidR="006D47D8">
        <w:t xml:space="preserve">markedly </w:t>
      </w:r>
      <w:r>
        <w:t>better predictions than a simplistic one.</w:t>
      </w:r>
    </w:p>
    <w:p w14:paraId="32BDF72D" w14:textId="77777777" w:rsidR="003010BA" w:rsidRPr="003010BA" w:rsidRDefault="003010BA" w:rsidP="0061664B">
      <w:pPr>
        <w:pStyle w:val="Heading1"/>
      </w:pPr>
      <w:bookmarkStart w:id="33" w:name="_Toc64375"/>
      <w:bookmarkStart w:id="34" w:name="_Toc197866306"/>
      <w:r w:rsidRPr="003010BA">
        <w:t>Methods</w:t>
      </w:r>
      <w:bookmarkEnd w:id="33"/>
      <w:bookmarkEnd w:id="34"/>
    </w:p>
    <w:p w14:paraId="3CC039A3" w14:textId="432360F1" w:rsidR="003010BA" w:rsidRDefault="003010BA" w:rsidP="0061664B">
      <w:r>
        <w:t xml:space="preserve">We used the </w:t>
      </w:r>
      <w:r>
        <w:rPr>
          <w:rFonts w:ascii="Calibri" w:eastAsia="Calibri" w:hAnsi="Calibri" w:cs="Calibri"/>
        </w:rPr>
        <w:t xml:space="preserve">R </w:t>
      </w:r>
      <w:r>
        <w:t xml:space="preserve">programming language </w:t>
      </w:r>
      <w:r w:rsidR="00265A54">
        <w:fldChar w:fldCharType="begin"/>
      </w:r>
      <w:r w:rsidR="00942244">
        <w:instrText xml:space="preserve"> ADDIN ZOTERO_ITEM CSL_CITATION {"citationID":"BnseLjnz","properties":{"unsorted":false,"formattedCitation":"(R Core Team, 2025)","plainCitation":"(R Core Team, 2025)","noteIndex":0},"citationItems":[{"id":6749,"uris":["http://zotero.org/users/5449935/items/8GIHZI5X"],"itemData":{"id":6749,"type":"report","citation-key":"RCoreTeam.2025","genre":"manual","publisher":"R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265A54">
        <w:fldChar w:fldCharType="separate"/>
      </w:r>
      <w:r w:rsidR="00942244" w:rsidRPr="00C7240B">
        <w:rPr>
          <w:rFonts w:ascii="Calibri" w:hAnsi="Calibri" w:cs="Calibri"/>
        </w:rPr>
        <w:t>(R Core Team, 2025)</w:t>
      </w:r>
      <w:r w:rsidR="00265A54">
        <w:fldChar w:fldCharType="end"/>
      </w:r>
      <w:r>
        <w:t xml:space="preserve"> for all data preparation and analyses. We performed spatial data manipulation using the </w:t>
      </w:r>
      <w:r>
        <w:rPr>
          <w:rFonts w:ascii="Calibri" w:eastAsia="Calibri" w:hAnsi="Calibri" w:cs="Calibri"/>
        </w:rPr>
        <w:t xml:space="preserve">terra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{"citationID":"1x8O0GTx","properties":{"formattedCitation":"(Hijmans et al., 2024)","plainCitation":"(Hijmans et al., 2024)","noteIndex":0},"citationItems":[{"id":149,"uris":["http://zotero.org/users/5449935/items/GKE95R45"],"itemData":{"id":149,"type":"software","abstract":"Methods for spatial data analysis with vector (points, lines, polygons) and raster (grid) data. Methods for vector data include geometric operations such as intersect and buffer. Raster methods include local, focal, global, zonal and geometric operations. The predict and interpolate methods facilitate the use of regression type (interpolation, machine learning) models for spatial prediction, including with satellite remote sensing data. Processing of very large files is supported. See the manual and tutorials on &lt;https://rspatial.org/&gt; to get started. 'terra' replaces the 'raster' package ('terra' can do more, and it is faster and easier to use).","citation-key":"Hijmans.2024","license":"GPL (≥ 3)","title":"terra: Spatial Data Analysis","title-short":"terra","URL":"https://cran.r-project.org/web/packages/terra/index.html","version":"1.7-38","author":[{"family":"Hijmans","given":"Robert J."},{"family":"Bivand","given":"Roger"},{"family":"Pebesma","given":"Edzer"},{"family":"Sumner","given":"Michael D."}],"issued":{"date-parts":[["2024"]]}}}],"schema":"https://github.com/citation-style-language/schema/raw/master/csl-citation.json"}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(Hijmans et al., 2024)</w:t>
      </w:r>
      <w:r w:rsidR="00265A54">
        <w:rPr>
          <w:rFonts w:ascii="Calibri" w:eastAsia="Calibri" w:hAnsi="Calibri" w:cs="Calibri"/>
        </w:rPr>
        <w:fldChar w:fldCharType="end"/>
      </w:r>
      <w:r>
        <w:t xml:space="preserve"> and </w:t>
      </w:r>
      <w:proofErr w:type="spellStart"/>
      <w:r>
        <w:rPr>
          <w:rFonts w:ascii="Calibri" w:eastAsia="Calibri" w:hAnsi="Calibri" w:cs="Calibri"/>
        </w:rPr>
        <w:t>spatstat</w:t>
      </w:r>
      <w:proofErr w:type="spellEnd"/>
      <w:r>
        <w:rPr>
          <w:rFonts w:ascii="Calibri" w:eastAsia="Calibri" w:hAnsi="Calibri" w:cs="Calibri"/>
        </w:rPr>
        <w:t xml:space="preserve">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{"citationID":"0ETgdwKn","properties":{"formattedCitation":"(Baddeley et al., 2015)","plainCitation":"(Baddeley et al., 2015)","noteIndex":0},"citationItems":[{"id":824,"uris":["http://zotero.org/users/5449935/items/F5ZPPMY6"],"itemData":{"id":824,"type":"book","citation-key":"Baddeley.2015","publisher":"Chapman and Hall/CRC Press","publisher-place":"London","title":"Spatial Point Patterns: Methodology and Applications with R","author":[{"family":"Baddeley","given":"Adrian"},{"family":"Rubak","given":"Ege"},{"family":"Turner","given":"Rolf"}],"issued":{"date-parts":[["2015"]]}}}],"schema":"https://github.com/citation-style-language/schema/raw/master/csl-citation.json"}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(Baddeley et al., 2015)</w:t>
      </w:r>
      <w:r w:rsidR="00265A54">
        <w:rPr>
          <w:rFonts w:ascii="Calibri" w:eastAsia="Calibri" w:hAnsi="Calibri" w:cs="Calibri"/>
        </w:rPr>
        <w:fldChar w:fldCharType="end"/>
      </w:r>
      <w:r>
        <w:t xml:space="preserve"> packages. We generated figures using the </w:t>
      </w:r>
      <w:r>
        <w:rPr>
          <w:rFonts w:ascii="Calibri" w:eastAsia="Calibri" w:hAnsi="Calibri" w:cs="Calibri"/>
        </w:rPr>
        <w:t xml:space="preserve">ggplot2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{"citationID":"oWLgQiiK","properties":{"formattedCitation":"(Wickham et al., 2024)","plainCitation":"(Wickham et al., 2024)","noteIndex":0},"citationItems":[{"id":145,"uris":["http://zotero.org/users/5449935/items/AMXTTXVB"],"itemData":{"id":145,"type":"software","abstract":"A system for 'declaratively' creating graphics, based on \"The Grammar of Graphics\". You provide the data, tell 'ggplot2' how to map variables to aesthetics, what graphical primitives to use, and it takes care of the details.","citation-key":"Wickham.2024","license":"MIT + file LICENSE","source":"R-Packages","title":"ggplot2: Create Elegant Data Visualisations Using the Grammar of Graphics","title-short":"ggplot2","URL":"https://cran.r-project.org/web/packages/ggplot2/index.html","version":"3.4.3","author":[{"family":"Wickham","given":"Hadley"},{"family":"Chang","given":"Winston"},{"family":"Henry","given":"Lionel"},{"family":"Pedersen","given":"Thomas Lin"},{"family":"Takahashi","given":"Kohske"},{"family":"Wilke","given":"Claus"},{"family":"Woo","given":"Kara"},{"family":"Yutani","given":"Hiroaki"},{"family":"Dunnington","given":"Dewey"},{"family":"Posit","given":""},{"family":"PBC","given":""}],"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(Wickham et al., 2024)</w:t>
      </w:r>
      <w:r w:rsidR="00265A54">
        <w:rPr>
          <w:rFonts w:ascii="Calibri" w:eastAsia="Calibri" w:hAnsi="Calibri" w:cs="Calibri"/>
        </w:rPr>
        <w:fldChar w:fldCharType="end"/>
      </w:r>
      <w:r>
        <w:t xml:space="preserve"> and </w:t>
      </w:r>
      <w:proofErr w:type="spellStart"/>
      <w:r>
        <w:rPr>
          <w:rFonts w:ascii="Calibri" w:eastAsia="Calibri" w:hAnsi="Calibri" w:cs="Calibri"/>
        </w:rPr>
        <w:t>ggpubr</w:t>
      </w:r>
      <w:proofErr w:type="spellEnd"/>
      <w:r>
        <w:rPr>
          <w:rFonts w:ascii="Calibri" w:eastAsia="Calibri" w:hAnsi="Calibri" w:cs="Calibri"/>
        </w:rPr>
        <w:t xml:space="preserve">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{"citationID":"sWUKyuOW","properties":{"formattedCitation":"(Kassambara, 2024)","plainCitation":"(Kassambara, 2024)","noteIndex":0},"citationItems":[{"id":147,"uris":["http://zotero.org/users/5449935/items/Y49JCVN9"],"itemData":{"id":147,"type":"software","abstract":"The 'ggplot2' package is excellent and flexible for elegant data visualization in R. However the default generated plots requires some formatting before we can send them for publication. Furthermore, to customize a 'ggplot', the syntax is opaque and this raises the level of difficulty for researchers with no advanced R programming skills. 'ggpubr' provides some easy-to-use functions for creating and customizing 'ggplot2'- based publication ready plots.","citation-key":"Kassambara.2024","license":"GPL-2 | GPL-3 [expanded from: GPL (≥ 2)]","source":"R-Packages","title":"ggpubr: 'ggplot2' Based Publication Ready Plots","title-short":"ggpubr","URL":"https://cran.r-project.org/web/packages/ggpubr/index.html","version":"0.6.0","author":[{"family":"Kassambara","given":"Alboukadel"}],"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(Kassambara, 2024)</w:t>
      </w:r>
      <w:r w:rsidR="00265A54">
        <w:rPr>
          <w:rFonts w:ascii="Calibri" w:eastAsia="Calibri" w:hAnsi="Calibri" w:cs="Calibri"/>
        </w:rPr>
        <w:fldChar w:fldCharType="end"/>
      </w:r>
      <w:r>
        <w:t xml:space="preserve"> packages.</w:t>
      </w:r>
      <w:del w:id="35" w:author="David Hofmann" w:date="2026-03-17T19:49:00Z" w16du:dateUtc="2026-03-17T17:49:00Z">
        <w:r>
          <w:delText xml:space="preserve"> </w:delText>
        </w:r>
        <w:r w:rsidR="00380AB5">
          <w:delText>W</w:delText>
        </w:r>
        <w:r>
          <w:delText xml:space="preserve">e provide access to our </w:delText>
        </w:r>
        <w:r>
          <w:rPr>
            <w:rFonts w:ascii="Calibri" w:eastAsia="Calibri" w:hAnsi="Calibri" w:cs="Calibri"/>
          </w:rPr>
          <w:delText>R</w:delText>
        </w:r>
        <w:r>
          <w:delText>-scripts through an online repository.</w:delText>
        </w:r>
      </w:del>
    </w:p>
    <w:p w14:paraId="356FF636" w14:textId="77777777" w:rsidR="003010BA" w:rsidRPr="003010BA" w:rsidRDefault="003010BA" w:rsidP="0061664B">
      <w:pPr>
        <w:pStyle w:val="Heading2"/>
      </w:pPr>
      <w:bookmarkStart w:id="36" w:name="_Toc64376"/>
      <w:bookmarkStart w:id="37" w:name="_Toc197866307"/>
      <w:r w:rsidRPr="003010BA">
        <w:t>Study Area</w:t>
      </w:r>
      <w:bookmarkEnd w:id="36"/>
      <w:bookmarkEnd w:id="37"/>
    </w:p>
    <w:p w14:paraId="7206D935" w14:textId="56621781" w:rsidR="00A2106D" w:rsidRDefault="003010BA" w:rsidP="0061664B">
      <w:r>
        <w:t>The study area comprised the Okavango Delta ecosystem in northern Botswana (centered at 24</w:t>
      </w:r>
      <w:r>
        <w:rPr>
          <w:rFonts w:ascii="Calibri" w:eastAsia="Calibri" w:hAnsi="Calibri" w:cs="Calibri"/>
        </w:rPr>
        <w:t>°</w:t>
      </w:r>
      <w:r>
        <w:t>30’E and 20</w:t>
      </w:r>
      <w:r>
        <w:rPr>
          <w:rFonts w:ascii="Calibri" w:eastAsia="Calibri" w:hAnsi="Calibri" w:cs="Calibri"/>
        </w:rPr>
        <w:t>°</w:t>
      </w:r>
      <w:r>
        <w:t xml:space="preserve">42’S at an elevation of approx. 950 m) and extended to parts of </w:t>
      </w:r>
      <w:r w:rsidR="00FB1499">
        <w:t xml:space="preserve">eastern </w:t>
      </w:r>
      <w:r>
        <w:t xml:space="preserve">Namibia and </w:t>
      </w:r>
      <w:r w:rsidR="00FB1499">
        <w:t xml:space="preserve">western </w:t>
      </w:r>
      <w:r>
        <w:t>Zimbabwe, encompassing an extent of 160,000 km</w:t>
      </w:r>
      <w:r>
        <w:rPr>
          <w:rFonts w:ascii="Cambria" w:eastAsia="Cambria" w:hAnsi="Cambria" w:cs="Cambria"/>
          <w:vertAlign w:val="superscript"/>
        </w:rPr>
        <w:t xml:space="preserve">2 </w:t>
      </w:r>
      <w:r w:rsidR="00265A54" w:rsidRPr="00265A54">
        <w:rPr>
          <w:rFonts w:ascii="Cambria" w:eastAsia="Cambria" w:hAnsi="Cambria" w:cs="Cambria"/>
        </w:rPr>
        <w:t>(</w:t>
      </w:r>
      <w:r w:rsidR="003C3880">
        <w:rPr>
          <w:rFonts w:ascii="Cambria" w:eastAsia="Cambria" w:hAnsi="Cambria" w:cs="Cambria"/>
        </w:rPr>
        <w:fldChar w:fldCharType="begin"/>
      </w:r>
      <w:r w:rsidR="003C3880">
        <w:rPr>
          <w:rFonts w:ascii="Cambria" w:eastAsia="Cambria" w:hAnsi="Cambria" w:cs="Cambria"/>
        </w:rPr>
        <w:instrText xml:space="preserve"> REF _Ref220505325 \h </w:instrText>
      </w:r>
      <w:r w:rsidR="003C3880">
        <w:rPr>
          <w:rFonts w:ascii="Cambria" w:eastAsia="Cambria" w:hAnsi="Cambria" w:cs="Cambria"/>
        </w:rPr>
      </w:r>
      <w:r w:rsidR="003C3880">
        <w:rPr>
          <w:rFonts w:ascii="Cambria" w:eastAsia="Cambria" w:hAnsi="Cambria" w:cs="Cambria"/>
        </w:rPr>
        <w:fldChar w:fldCharType="separate"/>
      </w:r>
      <w:r w:rsidR="003C3880">
        <w:t xml:space="preserve">Figure </w:t>
      </w:r>
      <w:r w:rsidR="003C3880">
        <w:rPr>
          <w:noProof/>
        </w:rPr>
        <w:t>2</w:t>
      </w:r>
      <w:r w:rsidR="003C3880">
        <w:rPr>
          <w:rFonts w:ascii="Cambria" w:eastAsia="Cambria" w:hAnsi="Cambria" w:cs="Cambria"/>
        </w:rPr>
        <w:fldChar w:fldCharType="end"/>
      </w:r>
      <w:r w:rsidR="00265A54">
        <w:rPr>
          <w:rFonts w:ascii="Cambria" w:eastAsia="Cambria" w:hAnsi="Cambria" w:cs="Cambria"/>
          <w:vertAlign w:val="superscript"/>
        </w:rPr>
        <w:fldChar w:fldCharType="begin"/>
      </w:r>
      <w:r w:rsidR="00265A54">
        <w:rPr>
          <w:rFonts w:ascii="Cambria" w:eastAsia="Cambria" w:hAnsi="Cambria" w:cs="Cambria"/>
          <w:vertAlign w:val="superscript"/>
        </w:rPr>
        <w:instrText xml:space="preserve"> REF _Ref202363349 \h </w:instrText>
      </w:r>
      <w:r w:rsidR="00BF6240">
        <w:rPr>
          <w:rFonts w:ascii="Cambria" w:eastAsia="Cambria" w:hAnsi="Cambria" w:cs="Cambria"/>
          <w:vertAlign w:val="superscript"/>
        </w:rPr>
        <w:instrText xml:space="preserve"> \* MERGEFORMAT </w:instrText>
      </w:r>
      <w:r w:rsidR="00265A54">
        <w:rPr>
          <w:rFonts w:ascii="Cambria" w:eastAsia="Cambria" w:hAnsi="Cambria" w:cs="Cambria"/>
          <w:vertAlign w:val="superscript"/>
        </w:rPr>
      </w:r>
      <w:r w:rsidR="00265A54">
        <w:rPr>
          <w:rFonts w:ascii="Cambria" w:eastAsia="Cambria" w:hAnsi="Cambria" w:cs="Cambria"/>
          <w:vertAlign w:val="superscript"/>
        </w:rPr>
        <w:fldChar w:fldCharType="end"/>
      </w:r>
      <w:r w:rsidR="00265A54">
        <w:t>).</w:t>
      </w:r>
      <w:r>
        <w:t xml:space="preserve"> The Okavango Delta is a flood-pulse driven mosaic of patchy woodlands, permanent swamps, and seasonally flooded grasslands that lie within the otherwise dry and sandy Kalahari Basin</w:t>
      </w:r>
      <w:r w:rsidR="00265A54">
        <w:t xml:space="preserve"> </w:t>
      </w:r>
      <w:r w:rsidR="00265A54">
        <w:fldChar w:fldCharType="begin"/>
      </w:r>
      <w:r w:rsidR="002A16E0">
        <w:instrText xml:space="preserve"> ADDIN ZOTERO_ITEM CSL_CITATION {"citationID":"Eept4lNT","properties":{"formattedCitation":"(Mendelsohn et al., 2010; Ramberg et al., 2006; Wilson &amp; Dincer, 1976)","plainCitation":"(Mendelsohn et al., 2010; Ramberg et al., 2006; Wilson &amp; Dincer, 1976)","noteIndex":0},"citationItems":[{"id":488,"uris":["http://zotero.org/users/5449935/items/AGZZ4VZ6"],"itemData":{"id":488,"type":"paper-conference","citation-key":"Wilson.1976","container-title":"Proceedings of the Symposium on the Okavango Delta and Its Future Utilization, Barone, Botswana","title":"An Introduction to the Hydrology and Hydrography of the Okavango Delta. Presented at the Symposium on the Okavango Delta and Its Future Utilization; Gaborone (Botswana); 30 Aug 1976","author":[{"family":"Wilson","given":"B. H."},{"family":"Dincer","given":"T."}],"issued":{"date-parts":[["1976"]]}}},{"id":491,"uris":["http://zotero.org/users/5449935/items/2KVKDBI6"],"itemData":{"id":491,"type":"article-journal","citation-key":"Ramberg.2006","container-title":"Aquatic Sciences","DOI":"10.1007/s00027-006-0857-y","ISSN":"1015-1621, 1420-9055","issue":"3","journalAbbreviation":"Aquat. Sci.","language":"en","page":"310-337","source":"DOI.org (Crossref)","title":"Species Diversity of the Okavango Delta, Botswana","volume":"68","author":[{"family":"Ramberg","given":"Lars"},{"family":"Hancock","given":"Peter"},{"family":"Lindholm","given":"Markus"},{"family":"Meyer","given":"Thoralf"},{"family":"Ringrose","given":"Susan"},{"family":"Sliva","given":"Jan"},{"family":"Van As","given":"Jo"},{"family":"Vander Post","given":"Cornelis"}],"issued":{"date-parts":[["2006",10]]}}},{"id":899,"uris":["http://zotero.org/users/5449935/items/FKYBVBSX"],"itemData":{"id":899,"type":"book","citation-key":"Mendelsohn.2010","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schema":"https://github.com/citation-style-language/schema/raw/master/csl-citation.json"} </w:instrText>
      </w:r>
      <w:r w:rsidR="00265A54">
        <w:fldChar w:fldCharType="separate"/>
      </w:r>
      <w:r w:rsidR="002E253C" w:rsidRPr="002E253C">
        <w:rPr>
          <w:rFonts w:ascii="Calibri" w:hAnsi="Calibri" w:cs="Calibri"/>
        </w:rPr>
        <w:t xml:space="preserve">(Mendelsohn et al., 2010; Ramberg et al., 2006; </w:t>
      </w:r>
      <w:r w:rsidR="002E253C" w:rsidRPr="002E253C">
        <w:rPr>
          <w:rFonts w:ascii="Calibri" w:hAnsi="Calibri" w:cs="Calibri"/>
        </w:rPr>
        <w:lastRenderedPageBreak/>
        <w:t>Wilson &amp; Dincer, 1976)</w:t>
      </w:r>
      <w:r w:rsidR="00265A54">
        <w:fldChar w:fldCharType="end"/>
      </w:r>
      <w:r>
        <w:t>. Precipitation across the study area varies considerably between seasons, ranging from 0 mm</w:t>
      </w:r>
      <w:r w:rsidR="007D020D">
        <w:t>/month</w:t>
      </w:r>
      <w:r>
        <w:t xml:space="preserve"> during the dry season (from 15 April to 15 October) to 140 mm</w:t>
      </w:r>
      <w:r w:rsidR="00FB1499">
        <w:t>/month</w:t>
      </w:r>
      <w:r>
        <w:t xml:space="preserve"> during the wet season (from 15 October to 15 April), totaling to 600 mm across an average year </w:t>
      </w:r>
      <w:del w:id="38" w:author="David Hofmann" w:date="2026-03-17T19:49:00Z" w16du:dateUtc="2026-03-17T17:49:00Z">
        <w:r>
          <w:delText>(a</w:delText>
        </w:r>
      </w:del>
      <w:ins w:id="39" w:author="David Hofmann" w:date="2026-03-17T19:49:00Z" w16du:dateUtc="2026-03-17T17:49:00Z">
        <w:r>
          <w:t>(</w:t>
        </w:r>
        <w:r w:rsidR="003C3880">
          <w:t>Figure S1</w:t>
        </w:r>
        <w:r>
          <w:t>a</w:t>
        </w:r>
      </w:ins>
      <w:r>
        <w:t>). Daily maximum above-ground temperature fluctuates between 7</w:t>
      </w:r>
      <w:r>
        <w:rPr>
          <w:rFonts w:ascii="Calibri" w:eastAsia="Calibri" w:hAnsi="Calibri" w:cs="Calibri"/>
        </w:rPr>
        <w:t>°</w:t>
      </w:r>
      <w:r>
        <w:t>C during the dry winter months and 38</w:t>
      </w:r>
      <w:r>
        <w:rPr>
          <w:rFonts w:ascii="Calibri" w:eastAsia="Calibri" w:hAnsi="Calibri" w:cs="Calibri"/>
        </w:rPr>
        <w:t>°</w:t>
      </w:r>
      <w:r>
        <w:t xml:space="preserve">C during the wet summer months </w:t>
      </w:r>
      <w:del w:id="40" w:author="David Hofmann" w:date="2026-03-17T19:49:00Z" w16du:dateUtc="2026-03-17T17:49:00Z">
        <w:r>
          <w:delText>(b</w:delText>
        </w:r>
      </w:del>
      <w:ins w:id="41" w:author="David Hofmann" w:date="2026-03-17T19:49:00Z" w16du:dateUtc="2026-03-17T17:49:00Z">
        <w:r w:rsidR="003C3880">
          <w:t>(Figure S1</w:t>
        </w:r>
        <w:r>
          <w:t>b</w:t>
        </w:r>
      </w:ins>
      <w:r>
        <w:t>). The vegetation in the study area is mainly composed of mopane (</w:t>
      </w:r>
      <w:proofErr w:type="spellStart"/>
      <w:r w:rsidRPr="00A2106D">
        <w:rPr>
          <w:i/>
          <w:iCs/>
        </w:rPr>
        <w:t>Colophospermum</w:t>
      </w:r>
      <w:proofErr w:type="spellEnd"/>
      <w:r w:rsidRPr="00A2106D">
        <w:rPr>
          <w:i/>
          <w:iCs/>
        </w:rPr>
        <w:t xml:space="preserve"> mopane</w:t>
      </w:r>
      <w:r>
        <w:t>)</w:t>
      </w:r>
      <w:r w:rsidR="008A47BD">
        <w:t xml:space="preserve"> forest</w:t>
      </w:r>
      <w:r>
        <w:t>, mixed woodland acacia-dominated (</w:t>
      </w:r>
      <w:r w:rsidRPr="00A2106D">
        <w:rPr>
          <w:i/>
          <w:iCs/>
        </w:rPr>
        <w:t>Acacia spp.</w:t>
      </w:r>
      <w:r>
        <w:t xml:space="preserve">), and grassland. Substantial vegetation green-up (e.g., plant and shoots growth, leaf production, and grass greening) starts with a delay of some weeks after the onset of the first rains in the wet season. The normalized difference vegetation index (NDVI) therefore depicts a smoothed and lagged response to precipitation patterns across the study area </w:t>
      </w:r>
      <w:del w:id="42" w:author="David Hofmann" w:date="2026-03-17T19:49:00Z" w16du:dateUtc="2026-03-17T17:49:00Z">
        <w:r>
          <w:delText>(</w:delText>
        </w:r>
        <w:r w:rsidR="00265A54">
          <w:delText>c</w:delText>
        </w:r>
      </w:del>
      <w:ins w:id="43" w:author="David Hofmann" w:date="2026-03-17T19:49:00Z" w16du:dateUtc="2026-03-17T17:49:00Z">
        <w:r>
          <w:t>(</w:t>
        </w:r>
        <w:r w:rsidR="003C3880">
          <w:t>Figure S1</w:t>
        </w:r>
        <w:r w:rsidR="00265A54">
          <w:t>c</w:t>
        </w:r>
      </w:ins>
      <w:r>
        <w:t xml:space="preserve">). The yearly flood-cycle of the Okavango Delta is predominantly driven by rainfalls in the Angolan highlands, where water is collected and channeled through the </w:t>
      </w:r>
      <w:proofErr w:type="spellStart"/>
      <w:r>
        <w:t>Cubango</w:t>
      </w:r>
      <w:proofErr w:type="spellEnd"/>
      <w:r>
        <w:t xml:space="preserve"> and </w:t>
      </w:r>
      <w:proofErr w:type="spellStart"/>
      <w:r>
        <w:t>Cuito</w:t>
      </w:r>
      <w:proofErr w:type="spellEnd"/>
      <w:r>
        <w:t xml:space="preserve"> rivers into the Okavango Delta</w:t>
      </w:r>
      <w:r w:rsidR="00265A54">
        <w:t xml:space="preserve"> </w:t>
      </w:r>
      <w:r w:rsidR="00265A54">
        <w:fldChar w:fldCharType="begin"/>
      </w:r>
      <w:r w:rsidR="002A16E0">
        <w:instrText xml:space="preserve"> ADDIN ZOTERO_ITEM CSL_CITATION {"citationID":"erW5uxdO","properties":{"formattedCitation":"(Gumbricht et al., 2004; McCarthy et al., 2003; Mendelsohn et al., 2010)","plainCitation":"(Gumbricht et al., 2004; McCarthy et al., 2003; Mendelsohn et al., 2010)","noteIndex":0},"citationItems":[{"id":467,"uris":["http://zotero.org/users/5449935/items/3RU59SEA"],"itemData":{"id":467,"type":"article-journal","citation-key":"McCarthy.2003","container-title":"AMBIO: A Journal of the Human Environment","DOI":"10.1579/0044-7447-32.7.453","ISSN":"0044-7447","issue":"7","journalAbbreviation":"AMBIO: A Journal of the Human Environment","language":"en","page":"453-457","source":"DOI.org (Crossref)","title":"Flooding Patterns of the Okavango Wetland in Botswana between 1972 and 2000","volume":"32","author":[{"family":"McCarthy","given":"Jenny M."},{"family":"Gumbricht","given":"Thomas"},{"family":"McCarthy","given":"Terence"},{"family":"Frost","given":"Philip"},{"family":"Wessels","given":"Konrad"},{"family":"Seidel","given":"Frank"}],"issued":{"date-parts":[["2003",11]]}}},{"id":322,"uris":["http://zotero.org/users/5449935/items/GV2ZQEIV"],"itemData":{"id":322,"type":"article-journal","abstract":"The pristine Okavango Delta wetland of northern Botswana is potentially under threat due to water abstraction from its tributaries. We have developed a statistical model which makes it possible to predict the extent of wetland loss which will arise from water abstraction. The model also permits prediction of the maximum area of ﬂooding, and its spatial distribution, three months in advance of the ﬂood maximum. The model was calibrated using maximum areas of seasonal inundation extracted from satellite imagery covering the period 1985– 2000, which were correlated with rainfall and total ﬂood discharge. A technique was developed to translate the modelled ﬂood area into a ﬂood map. The methodology can predict maximum area of ﬂooding and its distribution with better than 90% accuracy. An important, although relatively minor, source of error in the spatial distribution of the ﬂood arises from a secular change in ﬂood distribution in the distal Delta which has taken place over the last 15 years. Reconstruction of ﬂooding history back to 1934 suggests that the Delta may be subject to a quasi 80 year climatic oscillation. If this oscillation continues, the extent of ﬂooding will increase in the coming decades.","citation-key":"Gumbricht.2004","container-title":"Journal of Hydrology","DOI":"10.1016/j.jhydrol.2003.11.010","ISSN":"00221694","issue":"3-4","language":"en","page":"178-191","source":"Crossref","title":"Forecasting the Spatial Extent of the Annual Flood in the Okavango Delta, Botswana","volume":"290","author":[{"family":"Gumbricht","given":"T"},{"family":"Wolski","given":"P"},{"family":"Frost","given":"P"},{"family":"McCarthy","given":"T.S"}],"issued":{"date-parts":[["2004",5]]}}},{"id":899,"uris":["http://zotero.org/users/5449935/items/FKYBVBSX"],"itemData":{"id":899,"type":"book","citation-key":"Mendelsohn.2010","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schema":"https://github.com/citation-style-language/schema/raw/master/csl-citation.json"} </w:instrText>
      </w:r>
      <w:r w:rsidR="00265A54">
        <w:fldChar w:fldCharType="separate"/>
      </w:r>
      <w:r w:rsidR="002E253C" w:rsidRPr="002E253C">
        <w:rPr>
          <w:rFonts w:ascii="Calibri" w:hAnsi="Calibri" w:cs="Calibri"/>
        </w:rPr>
        <w:t>(Gumbricht et al., 2004; McCarthy et al., 2003; Mendelsohn et al., 2010)</w:t>
      </w:r>
      <w:r w:rsidR="00265A54">
        <w:fldChar w:fldCharType="end"/>
      </w:r>
      <w:r w:rsidRPr="00265A54">
        <w:t xml:space="preserve">. </w:t>
      </w:r>
      <w:r>
        <w:t xml:space="preserve">Because water only slowly descends from the catchment areas in Angola into the Delta’s tributaries, the flood is out of sync with local rainfalls and reaches its maximum extent between August and September, i.e. during peak dry season </w:t>
      </w:r>
      <w:r w:rsidR="00265A54">
        <w:fldChar w:fldCharType="begin"/>
      </w:r>
      <w:r w:rsidR="002A16E0">
        <w:instrText xml:space="preserve"> ADDIN ZOTERO_ITEM CSL_CITATION {"citationID":"WctiqjlS","properties":{"formattedCitation":"(Wolski et al. 2017)","plainCitation":"(Wolski et al. 2017)","dontUpdate":true,"noteIndex":0},"citationItems":[{"id":663,"uris":["http://zotero.org/users/5449935/items/SQLKUQXT"],"itemData":{"id":663,"type":"article-journal","abstract":"Characterising inundation conditions for ﬂood-pulsed wetlands is a critical ﬁrst step towards assessment of ﬂood risk as well as towards understanding hydrological dynamics that underlay their ecology and functioning. In this paper, we develop a series of inundation maps for the Okavango Delta, Botswana, based on the thresholding of the SWIR band (b7) MODIS MCD43A4 product. We show that in the Okavango Delta, SWIR is superior to other spectral bands or derived indices, and illustrate an innovative way of deﬁning the spectral threshold used to separate inundated from dry land. The threshold is determined dynamically for each scene based on reﬂectances of training areas capturing end-members of the inundation spectrum. The method provides a very good accuracy and is suitable for automated processing.","citation-key":"Wolski.2017","container-title":"International Journal of Applied Earth Observation and Geoinformation","DOI":"10.1016/j.jag.2017.01.005","ISSN":"03032434","language":"en","page":"224-234","source":"Crossref","title":"Keeping It Simple: Monitoring Flood Extent in Large Data-Poor Wetlands Using MODIS SWIR Data","title-short":"Keeping It Simple","volume":"57","author":[{"family":"Wolski","given":"Piotr"},{"family":"Murray-Hudson","given":"Mike"},{"family":"Thito","given":"Kgalalelo"},{"family":"Cassidy","given":"Lin"}],"issued":{"date-parts":[["2017",5]]}}}],"schema":"https://github.com/citation-style-language/schema/raw/master/csl-citation.json"} </w:instrText>
      </w:r>
      <w:r w:rsidR="00265A54">
        <w:fldChar w:fldCharType="separate"/>
      </w:r>
      <w:r w:rsidR="00265A54" w:rsidRPr="00265A54">
        <w:rPr>
          <w:rFonts w:ascii="Calibri" w:hAnsi="Calibri" w:cs="Calibri"/>
        </w:rPr>
        <w:t>(Wolski et al. 2017</w:t>
      </w:r>
      <w:r w:rsidR="00380AB5">
        <w:rPr>
          <w:rFonts w:ascii="Calibri" w:hAnsi="Calibri" w:cs="Calibri"/>
        </w:rPr>
        <w:t xml:space="preserve">; </w:t>
      </w:r>
      <w:r w:rsidR="00265A54">
        <w:fldChar w:fldCharType="end"/>
      </w:r>
      <w:del w:id="44" w:author="David Hofmann" w:date="2026-03-17T19:49:00Z" w16du:dateUtc="2026-03-17T17:49:00Z">
        <w:r>
          <w:delText>d</w:delText>
        </w:r>
      </w:del>
      <w:ins w:id="45" w:author="David Hofmann" w:date="2026-03-17T19:49:00Z" w16du:dateUtc="2026-03-17T17:49:00Z">
        <w:r w:rsidR="003C3880">
          <w:t>Figure S1</w:t>
        </w:r>
        <w:r>
          <w:t>d</w:t>
        </w:r>
      </w:ins>
      <w:r>
        <w:t xml:space="preserve">). While the extent of large-bodied rivers and floodplains is determined by precipitation in Angola, the emergence of smaller, ephemeral water-bodies (i.e., pans) is </w:t>
      </w:r>
      <w:r w:rsidR="007D020D">
        <w:t xml:space="preserve">driven </w:t>
      </w:r>
      <w:r>
        <w:t xml:space="preserve">by local precipitation during the wet season. 62% of the landscape in the study area form part of </w:t>
      </w:r>
      <w:r w:rsidR="008A47BD">
        <w:t xml:space="preserve">formally </w:t>
      </w:r>
      <w:r>
        <w:t>protected area</w:t>
      </w:r>
      <w:r w:rsidR="008A47BD">
        <w:t>s (i.e., National Parks, Game Reserves, and Wildlife Management Areas)</w:t>
      </w:r>
      <w:r>
        <w:t xml:space="preserve">, such that human impact </w:t>
      </w:r>
      <w:r w:rsidR="008A47BD">
        <w:t xml:space="preserve">is </w:t>
      </w:r>
      <w:r>
        <w:t>low and largely limited to settlements along the western part of the Okavango Delta and the city of Maun at the Delta’s southern tip (</w:t>
      </w:r>
      <w:r w:rsidR="003C3880">
        <w:fldChar w:fldCharType="begin"/>
      </w:r>
      <w:r w:rsidR="003C3880">
        <w:instrText xml:space="preserve"> REF _Ref220505325 \h </w:instrText>
      </w:r>
      <w:r w:rsidR="003C3880">
        <w:fldChar w:fldCharType="separate"/>
      </w:r>
      <w:r w:rsidR="003C3880">
        <w:t xml:space="preserve">Figure </w:t>
      </w:r>
      <w:r w:rsidR="003C3880">
        <w:rPr>
          <w:noProof/>
        </w:rPr>
        <w:t>2</w:t>
      </w:r>
      <w:r w:rsidR="003C3880">
        <w:fldChar w:fldCharType="end"/>
      </w:r>
      <w:r>
        <w:t>). Landscapes outside protected areas in Zimbabwe, however, are more heavily influenced by humans, mainly through agricultural fields and human settlements.</w:t>
      </w:r>
    </w:p>
    <w:p w14:paraId="3A0B1C77" w14:textId="77777777" w:rsidR="00265A54" w:rsidRDefault="008B4B6E" w:rsidP="00BF6240">
      <w:pPr>
        <w:keepNext/>
        <w:spacing w:after="228"/>
        <w:jc w:val="left"/>
        <w:rPr>
          <w:del w:id="46" w:author="David Hofmann" w:date="2026-03-17T19:49:00Z" w16du:dateUtc="2026-03-17T17:49:00Z"/>
        </w:rPr>
      </w:pPr>
      <w:del w:id="47" w:author="David Hofmann" w:date="2026-03-17T19:49:00Z" w16du:dateUtc="2026-03-17T17:49:00Z">
        <w:r>
          <w:rPr>
            <w:noProof/>
          </w:rPr>
          <w:lastRenderedPageBreak/>
          <w:drawing>
            <wp:inline distT="0" distB="0" distL="0" distR="0" wp14:anchorId="7110CBE7" wp14:editId="1C618C1F">
              <wp:extent cx="6300470" cy="3896360"/>
              <wp:effectExtent l="0" t="0" r="5080" b="8890"/>
              <wp:docPr id="1274661109" name="Grafik 3" descr="Ein Bild, das Text, Karte, Atla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61109" name="Grafik 3" descr="Ein Bild, das Text, Karte, Atlas enthält.&#10;&#10;KI-generierte Inhalte können fehlerhaft se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00470" cy="3896360"/>
                      </a:xfrm>
                      <a:prstGeom prst="rect">
                        <a:avLst/>
                      </a:prstGeom>
                      <a:noFill/>
                      <a:ln>
                        <a:noFill/>
                      </a:ln>
                    </pic:spPr>
                  </pic:pic>
                </a:graphicData>
              </a:graphic>
            </wp:inline>
          </w:drawing>
        </w:r>
      </w:del>
    </w:p>
    <w:p w14:paraId="17C6B7F3" w14:textId="77777777" w:rsidR="00D96C46" w:rsidRDefault="001C407A" w:rsidP="0061664B">
      <w:pPr>
        <w:rPr>
          <w:moveFrom w:id="48" w:author="David Hofmann" w:date="2026-03-17T19:49:00Z" w16du:dateUtc="2026-03-17T17:49:00Z"/>
        </w:rPr>
      </w:pPr>
      <w:bookmarkStart w:id="49" w:name="_Ref202363349"/>
      <w:moveFromRangeStart w:id="50" w:author="David Hofmann" w:date="2026-03-17T19:49:00Z" w:name="move224669367"/>
      <w:moveFrom w:id="51" w:author="David Hofmann" w:date="2026-03-17T19:49:00Z" w16du:dateUtc="2026-03-17T17:49:00Z">
        <w:r>
          <w:t xml:space="preserve">Figure </w:t>
        </w:r>
        <w:r>
          <w:fldChar w:fldCharType="begin"/>
        </w:r>
        <w:r>
          <w:instrText xml:space="preserve"> SEQ Figure \* ARABIC </w:instrText>
        </w:r>
        <w:r>
          <w:fldChar w:fldCharType="separate"/>
        </w:r>
        <w:r>
          <w:rPr>
            <w:noProof/>
          </w:rPr>
          <w:t>2</w:t>
        </w:r>
        <w:r>
          <w:fldChar w:fldCharType="end"/>
        </w:r>
        <w:bookmarkEnd w:id="49"/>
        <w:r>
          <w:t>:</w:t>
        </w:r>
        <w:r w:rsidR="00D96C46" w:rsidRPr="00D96C46">
          <w:t xml:space="preserve"> </w:t>
        </w:r>
        <w:r w:rsidR="00D96C46" w:rsidRPr="00C7240B">
          <w:t>(a) Study area within which GPS data on dispersing African wild dogs were collected. Dispersal trajectories are displayed in dark gray. The study area encompassed parts of the Okavango Delta in northern Botswana, a highly dynamic, flood-pulse-driven ecosystem. The entire study area undergoes substantial seasonal changes, as can be seen from two satellite images taken during peak dry season (b1) and peak rainy season (b2). Notably, the flood of the Okavango Delta reaches its maximum extent during peak dry season between August and September. Source areas from which dispersers were simulated are highlighted in orange. Satellite images in panels b1 and b2 are from the MODIS Terra sensor and were provided through NASA Worldview Snapshots. Sun and cloud icons are original artwork created by the authors in Inkscape.</w:t>
        </w:r>
      </w:moveFrom>
    </w:p>
    <w:moveFromRangeEnd w:id="50"/>
    <w:p w14:paraId="3D8BAC16" w14:textId="77777777" w:rsidR="00A2106D" w:rsidRDefault="00A2106D" w:rsidP="00BF6240">
      <w:pPr>
        <w:rPr>
          <w:del w:id="52" w:author="David Hofmann" w:date="2026-03-17T19:49:00Z" w16du:dateUtc="2026-03-17T17:49:00Z"/>
        </w:rPr>
      </w:pPr>
      <w:del w:id="53" w:author="David Hofmann" w:date="2026-03-17T19:49:00Z" w16du:dateUtc="2026-03-17T17:49:00Z">
        <w:r>
          <w:br w:type="page"/>
        </w:r>
      </w:del>
    </w:p>
    <w:p w14:paraId="12164646" w14:textId="77777777" w:rsidR="00265A54" w:rsidRDefault="00A2106D" w:rsidP="00BF6240">
      <w:pPr>
        <w:keepNext/>
        <w:spacing w:after="228"/>
        <w:jc w:val="left"/>
        <w:rPr>
          <w:del w:id="54" w:author="David Hofmann" w:date="2026-03-17T19:49:00Z" w16du:dateUtc="2026-03-17T17:49:00Z"/>
        </w:rPr>
      </w:pPr>
      <w:del w:id="55" w:author="David Hofmann" w:date="2026-03-17T19:49:00Z" w16du:dateUtc="2026-03-17T17:49:00Z">
        <w:r>
          <w:rPr>
            <w:noProof/>
          </w:rPr>
          <w:lastRenderedPageBreak/>
          <w:drawing>
            <wp:inline distT="0" distB="0" distL="0" distR="0" wp14:anchorId="56CF6F95" wp14:editId="6EF88E3A">
              <wp:extent cx="6063401" cy="3726058"/>
              <wp:effectExtent l="0" t="0" r="0" b="8255"/>
              <wp:docPr id="3193" name="Picture 3193" descr="Ein Bild, das Text, Diagramm, Reihe,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193" name="Picture 3193" descr="Ein Bild, das Text, Diagramm, Reihe, Zahl enthält.&#10;&#10;KI-generierte Inhalte können fehlerhaft sein."/>
                      <pic:cNvPicPr/>
                    </pic:nvPicPr>
                    <pic:blipFill>
                      <a:blip r:embed="rId14"/>
                      <a:stretch>
                        <a:fillRect/>
                      </a:stretch>
                    </pic:blipFill>
                    <pic:spPr>
                      <a:xfrm>
                        <a:off x="0" y="0"/>
                        <a:ext cx="6072769" cy="3731815"/>
                      </a:xfrm>
                      <a:prstGeom prst="rect">
                        <a:avLst/>
                      </a:prstGeom>
                    </pic:spPr>
                  </pic:pic>
                </a:graphicData>
              </a:graphic>
            </wp:inline>
          </w:drawing>
        </w:r>
      </w:del>
    </w:p>
    <w:p w14:paraId="7DA1CBCC" w14:textId="34AF43F8" w:rsidR="00A2106D" w:rsidRDefault="00265A54" w:rsidP="00656E67">
      <w:pPr>
        <w:pStyle w:val="Caption"/>
        <w:spacing w:line="360" w:lineRule="auto"/>
        <w:rPr>
          <w:del w:id="56" w:author="David Hofmann" w:date="2026-03-17T19:49:00Z" w16du:dateUtc="2026-03-17T17:49:00Z"/>
        </w:rPr>
      </w:pPr>
      <w:bookmarkStart w:id="57" w:name="_Ref202363415"/>
      <w:del w:id="58" w:author="David Hofmann" w:date="2026-03-17T19:49:00Z" w16du:dateUtc="2026-03-17T17:49:00Z">
        <w:r>
          <w:delText xml:space="preserve">Figure </w:delText>
        </w:r>
        <w:bookmarkStart w:id="59" w:name="_Toc64377"/>
        <w:bookmarkStart w:id="60" w:name="_Toc197866308"/>
        <w:r>
          <w:delText>:</w:delText>
        </w:r>
        <w:bookmarkEnd w:id="57"/>
        <w:r w:rsidRPr="00265A54">
          <w:rPr>
            <w:b w:val="0"/>
          </w:rPr>
          <w:delText xml:space="preserve"> Illustration of how some of the covariates considered in this study vary across seasons. The wet season spans mid-October to mid-April (shaded in gray), the remainder is considered as dry season. Data for the graphs were obtained from (a) JAXA GSMaP, (b) ERA5, (c) MODIS MOD13Q1, and (d) remote sensed MOD43A4 satellite images. Smoothing curves were fitted using GAMs as implemented in the mgcv R-package (Wood, 2011).</w:delText>
        </w:r>
      </w:del>
    </w:p>
    <w:p w14:paraId="4491A80F" w14:textId="1A9FC052" w:rsidR="003010BA" w:rsidRPr="003010BA" w:rsidRDefault="003010BA" w:rsidP="0061664B">
      <w:pPr>
        <w:pStyle w:val="Heading2"/>
      </w:pPr>
      <w:r w:rsidRPr="003010BA">
        <w:t>GPS Data</w:t>
      </w:r>
      <w:bookmarkEnd w:id="59"/>
      <w:bookmarkEnd w:id="60"/>
    </w:p>
    <w:p w14:paraId="22E91959" w14:textId="1AAD04C9" w:rsidR="003010BA" w:rsidRPr="00B55337" w:rsidRDefault="003010BA" w:rsidP="0061664B">
      <w:r>
        <w:t xml:space="preserve">Between </w:t>
      </w:r>
      <w:del w:id="61" w:author="David Hofmann" w:date="2026-03-17T19:49:00Z" w16du:dateUtc="2026-03-17T17:49:00Z">
        <w:r>
          <w:delText>2015</w:delText>
        </w:r>
      </w:del>
      <w:ins w:id="62" w:author="David Hofmann" w:date="2026-03-17T19:49:00Z" w16du:dateUtc="2026-03-17T17:49:00Z">
        <w:r w:rsidR="00385602">
          <w:t>2011</w:t>
        </w:r>
      </w:ins>
      <w:r w:rsidR="00385602">
        <w:t xml:space="preserve"> </w:t>
      </w:r>
      <w:r>
        <w:t xml:space="preserve">and 2022, we collected GPS data on </w:t>
      </w:r>
      <w:del w:id="63" w:author="David Hofmann" w:date="2026-03-17T19:49:00Z" w16du:dateUtc="2026-03-17T17:49:00Z">
        <w:r>
          <w:delText>30</w:delText>
        </w:r>
      </w:del>
      <w:ins w:id="64" w:author="David Hofmann" w:date="2026-03-17T19:49:00Z" w16du:dateUtc="2026-03-17T17:49:00Z">
        <w:r w:rsidR="00385602">
          <w:t>33</w:t>
        </w:r>
      </w:ins>
      <w:r w:rsidR="00385602">
        <w:t xml:space="preserve"> </w:t>
      </w:r>
      <w:r>
        <w:t xml:space="preserve">dispersing wild dog coalitions </w:t>
      </w:r>
      <w:r w:rsidRPr="00C21B37">
        <w:t>(</w:t>
      </w:r>
      <w:del w:id="65" w:author="David Hofmann" w:date="2026-03-17T19:49:00Z" w16du:dateUtc="2026-03-17T17:49:00Z">
        <w:r>
          <w:delText>15</w:delText>
        </w:r>
      </w:del>
      <w:ins w:id="66" w:author="David Hofmann" w:date="2026-03-17T19:49:00Z" w16du:dateUtc="2026-03-17T17:49:00Z">
        <w:r w:rsidR="00C21B37">
          <w:t>16</w:t>
        </w:r>
      </w:ins>
      <w:r w:rsidR="00C21B37" w:rsidRPr="00C21B37">
        <w:t xml:space="preserve"> </w:t>
      </w:r>
      <w:r w:rsidRPr="00C21B37">
        <w:t xml:space="preserve">female coalitions, </w:t>
      </w:r>
      <w:del w:id="67" w:author="David Hofmann" w:date="2026-03-17T19:49:00Z" w16du:dateUtc="2026-03-17T17:49:00Z">
        <w:r>
          <w:delText>15</w:delText>
        </w:r>
      </w:del>
      <w:ins w:id="68" w:author="David Hofmann" w:date="2026-03-17T19:49:00Z" w16du:dateUtc="2026-03-17T17:49:00Z">
        <w:r w:rsidRPr="00C21B37">
          <w:t>1</w:t>
        </w:r>
        <w:r w:rsidR="00C21B37">
          <w:t>7</w:t>
        </w:r>
      </w:ins>
      <w:r w:rsidRPr="00C21B37">
        <w:t xml:space="preserve"> male coalitions;</w:t>
      </w:r>
      <w:r w:rsidR="0024293D">
        <w:t xml:space="preserve"> </w:t>
      </w:r>
      <w:r w:rsidR="001262C3">
        <w:fldChar w:fldCharType="begin"/>
      </w:r>
      <w:r w:rsidR="001262C3">
        <w:instrText xml:space="preserve"> REF _Ref220505325 \h </w:instrText>
      </w:r>
      <w:r w:rsidR="001262C3">
        <w:fldChar w:fldCharType="separate"/>
      </w:r>
      <w:r w:rsidR="0024293D">
        <w:t xml:space="preserve">Figure </w:t>
      </w:r>
      <w:r w:rsidR="0024293D">
        <w:rPr>
          <w:noProof/>
        </w:rPr>
        <w:t>2</w:t>
      </w:r>
      <w:r w:rsidR="001262C3">
        <w:fldChar w:fldCharType="end"/>
      </w:r>
      <w:r w:rsidRPr="00C21B37">
        <w:t>b</w:t>
      </w:r>
      <w:ins w:id="69" w:author="David Hofmann" w:date="2026-03-17T19:49:00Z" w16du:dateUtc="2026-03-17T17:49:00Z">
        <w:r w:rsidR="003C3880">
          <w:t xml:space="preserve">, </w:t>
        </w:r>
        <w:r w:rsidR="00C21B37">
          <w:t>Figure S</w:t>
        </w:r>
        <w:r w:rsidR="0043321E">
          <w:t>2</w:t>
        </w:r>
        <w:r w:rsidR="003C3880">
          <w:t>, and Figure S3</w:t>
        </w:r>
      </w:ins>
      <w:r w:rsidRPr="00C21B37">
        <w:t>).</w:t>
      </w:r>
      <w:r>
        <w:t xml:space="preserve"> We programmed GPS satellite collars to record GPS locations at 01:00, 05:00, 09:00, 17:00, and 21:00.</w:t>
      </w:r>
      <w:r w:rsidR="00385602">
        <w:t xml:space="preserve"> </w:t>
      </w:r>
      <w:ins w:id="70" w:author="David Hofmann" w:date="2026-03-17T19:49:00Z" w16du:dateUtc="2026-03-17T17:49:00Z">
        <w:r w:rsidR="00385602">
          <w:t xml:space="preserve">In terms of wild dog activity, </w:t>
        </w:r>
      </w:ins>
      <w:r w:rsidR="00385602">
        <w:t>t</w:t>
      </w:r>
      <w:r>
        <w:t>he eight-hour window between 09:00 and 17:00 can be considered comparable to a four-hour window during the rest of the day, as wild dogs generally rest between 11:00 and 15:00</w:t>
      </w:r>
      <w:r w:rsidR="00A36475">
        <w:t xml:space="preserve"> </w:t>
      </w:r>
      <w:r w:rsidR="00A36475">
        <w:fldChar w:fldCharType="begin"/>
      </w:r>
      <w:r w:rsidR="002A16E0">
        <w:instrText xml:space="preserve"> ADDIN ZOTERO_ITEM CSL_CITATION {"citationID":"zDlCbAqr","properties":{"formattedCitation":"(Cozzi et al., 2012; Hayward &amp; Slotow, 2009)","plainCitation":"(Cozzi et al., 2012; Hayward &amp; Slotow, 2009)","noteIndex":0},"citationItems":[{"id":894,"uris":["http://zotero.org/users/5449935/items/NHME3SDS"],"itemData":{"id":894,"type":"article-journal","abstract":"Africa’s large predator guild (lion, Panthera leo; leopard, Panthera pardus; spotted hyaena, Crocuta crocuta; cheetah, Acinonyx jubatus, and African wild dog, Lycaon pictus) occurs sympatrically with high dietary overlap. Temporal partitioning could facilitate coexistence, but there has been no study testing this or the factors that may influence the evolution of predator activity patterns. The activity patterns of Africa’s large predators were reviewed, using published sources, and the degree of activity overlap was assessed. Six hypotheses were made based on three hypotheses of factors driving the evolution of predator activity patterns: increased foraging success, and scramble and interference competition. All predators exhibited a degree of crepuscular behaviour, supporting hypotheses relating to increased hunting success. Nocturnal predators exhibit decreased activity at the darkest times of night due to visual limitations. There was no support for the hypothesis that predators would be active at the same time as their main prey species. Although all members of the guild suffer intraguild predation, only subordinate members exhibited scramble competition avoidance by minimizing activity at the same times as their intraguild predators. Subordinate predators (wild dogs and cheetahs), frequently reported as suffering from kleptoparasitism, minimize simultaneous activity with major kleptoparasites (lions and spotted hyaenas). These latter top predators have high dietary overlap; however, they do not avoid interference competition by minimizing activity overlap. Thus, optimal activity patterns evolved to satisfy a diverse range of factors that differ amongst species. Competition avoidance is the primary cause of the temporal partitioning in activity between subordinate and top predators. Africa’s carnivores have also evolved morphological adaptations to their activity patterns reflecting the length of time they have occurred in sympatry.","citation-key":"Hayward.2009","container-title":"South African Journal of Wildlife Research","DOI":"10.3957/056.039.0207","ISSN":"0379-4369, 0379-4369","issue":"2","journalAbbreviation":"South African Journal of Wildlife Research","language":"en","page":"109-125","source":"DOI.org (Crossref)","title":"Temporal Partitioning of Activity in Large African Carnivores: Tests of Multiple Hypotheses","title-short":"Temporal Partitioning of Activity in Large African Carnivores","volume":"39","author":[{"family":"Hayward","given":"Matt W."},{"family":"Slotow","given":"Rob"}],"issued":{"date-parts":[["2009",10]]}}},{"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W."},{"family":"Schmid","given":"Bernhard"}],"issued":{"date-parts":[["2012"]]}}}],"schema":"https://github.com/citation-style-language/schema/raw/master/csl-citation.json"} </w:instrText>
      </w:r>
      <w:r w:rsidR="00A36475">
        <w:fldChar w:fldCharType="separate"/>
      </w:r>
      <w:r w:rsidR="002E253C" w:rsidRPr="002E253C">
        <w:rPr>
          <w:rFonts w:ascii="Calibri" w:hAnsi="Calibri" w:cs="Calibri"/>
        </w:rPr>
        <w:t>(Cozzi et al., 2012; Hayward &amp; Slotow, 2009)</w:t>
      </w:r>
      <w:r w:rsidR="00A36475">
        <w:fldChar w:fldCharType="end"/>
      </w:r>
      <w:r>
        <w:t xml:space="preserve">, leaving approximately four hours of activity. The collected GPS data were regularly transmitted to a base-station via Iridium satellite, thereby allowing dispersing individuals to be monitored, even if they ventured across national borders. </w:t>
      </w:r>
      <w:del w:id="71" w:author="David Hofmann" w:date="2026-03-17T19:49:00Z" w16du:dateUtc="2026-03-17T17:49:00Z">
        <w:r>
          <w:delText xml:space="preserve">In total, we obtained 5,940 locations during dispersal, with an average of 198 </w:delText>
        </w:r>
        <w:r>
          <w:rPr>
            <w:rFonts w:ascii="Cambria" w:eastAsia="Cambria" w:hAnsi="Cambria" w:cs="Cambria"/>
          </w:rPr>
          <w:delText xml:space="preserve">± </w:delText>
        </w:r>
        <w:r>
          <w:delText xml:space="preserve">239 locations per coalition. </w:delText>
        </w:r>
      </w:del>
      <w:r>
        <w:t xml:space="preserve">Occasionally, the acquisition of a GPS location failed (success rate = 93 </w:t>
      </w:r>
      <w:r>
        <w:rPr>
          <w:rFonts w:ascii="Cambria" w:eastAsia="Cambria" w:hAnsi="Cambria" w:cs="Cambria"/>
        </w:rPr>
        <w:t xml:space="preserve">± </w:t>
      </w:r>
      <w:r>
        <w:t xml:space="preserve">8%), resulting in slight deviations from the </w:t>
      </w:r>
      <w:r>
        <w:lastRenderedPageBreak/>
        <w:t xml:space="preserve">aspired four-hourly schedule. </w:t>
      </w:r>
      <w:ins w:id="72" w:author="David Hofmann" w:date="2026-03-17T19:49:00Z" w16du:dateUtc="2026-03-17T17:49:00Z">
        <w:r w:rsidR="003E7215">
          <w:t xml:space="preserve">Failures occurred at random and were not related to habitat type. </w:t>
        </w:r>
        <w:r w:rsidR="009F583B" w:rsidRPr="004C4C70">
          <w:t xml:space="preserve">We </w:t>
        </w:r>
        <w:r w:rsidR="00490CA1">
          <w:t>distinguished</w:t>
        </w:r>
        <w:r w:rsidR="009F583B" w:rsidRPr="004C4C70">
          <w:t xml:space="preserve"> dispersal periods </w:t>
        </w:r>
        <w:r w:rsidR="00490CA1">
          <w:t xml:space="preserve">from residency </w:t>
        </w:r>
        <w:r w:rsidR="009F583B" w:rsidRPr="004C4C70">
          <w:t xml:space="preserve">using the net-squared displacement (NSD) metric </w:t>
        </w:r>
      </w:ins>
      <w:r w:rsidR="009F583B">
        <w:fldChar w:fldCharType="begin"/>
      </w:r>
      <w:r w:rsidR="009F583B">
        <w:instrText xml:space="preserve"> ADDIN ZOTERO_ITEM CSL_CITATION {"citationID":"AMwh18U1","properties":{"unsorted":false,"formattedCitation":"(B\\uc0\\u246{}rger &amp; Fryxell, 2012)","plainCitation":"(Börger &amp; Fryxell, 2012)","noteIndex":0},"citationItems":[{"id":141,"uris":["http://zotero.org/users/5449935/items/QHICEBXC"],"itemData":{"id":141,"type":"chapter","citation-key":"Borger.2012","container-title":"Dispersal Ecology and Evolution","ISBN":"978-0-19-960889-8","page":"222-230","publisher":"Oxford University Press","publisher-place":"Oxford","title":"Quantifying Individual Differences in Dispersal Using Net Squared Displacement","volume":"30","author":[{"family":"Börger","given":"Luca"},{"family":"Fryxell","given":"John"}],"editor":[{"family":"Clobert","given":"Jean"},{"family":"Baguette","given":"M."},{"family":"Benton","given":"Tim G."},{"family":"Bullock","given":"James M."}],"issued":{"date-parts":[["2012"]]}}}],"schema":"https://github.com/citation-style-language/schema/raw/master/csl-citation.json"} </w:instrText>
      </w:r>
      <w:r w:rsidR="009F583B">
        <w:fldChar w:fldCharType="separate"/>
      </w:r>
      <w:r w:rsidR="009F583B" w:rsidRPr="00B050CF">
        <w:rPr>
          <w:rFonts w:ascii="Calibri" w:hAnsi="Calibri" w:cs="Calibri"/>
        </w:rPr>
        <w:t>(</w:t>
      </w:r>
      <w:proofErr w:type="spellStart"/>
      <w:r w:rsidR="009F583B" w:rsidRPr="00B050CF">
        <w:rPr>
          <w:rFonts w:ascii="Calibri" w:hAnsi="Calibri" w:cs="Calibri"/>
        </w:rPr>
        <w:t>Börger</w:t>
      </w:r>
      <w:proofErr w:type="spellEnd"/>
      <w:r w:rsidR="009F583B" w:rsidRPr="00B050CF">
        <w:rPr>
          <w:rFonts w:ascii="Calibri" w:hAnsi="Calibri" w:cs="Calibri"/>
        </w:rPr>
        <w:t xml:space="preserve"> &amp; Fryxell, 2012)</w:t>
      </w:r>
      <w:r w:rsidR="009F583B">
        <w:fldChar w:fldCharType="end"/>
      </w:r>
      <w:ins w:id="73" w:author="David Hofmann" w:date="2026-03-17T19:49:00Z" w16du:dateUtc="2026-03-17T17:49:00Z">
        <w:r w:rsidR="009F583B" w:rsidRPr="004C4C70">
          <w:t xml:space="preserve"> in combination with direct field observations. NSD was calculated as the squared Euclidean distance between each GPS relocation and the center of the coalition</w:t>
        </w:r>
        <w:r w:rsidR="009F583B">
          <w:t>’</w:t>
        </w:r>
        <w:r w:rsidR="009F583B" w:rsidRPr="004C4C70">
          <w:t>s natal home range. Dispersal was defined as the period from emigration from the natal range (sustained increase in NSD) until settlement</w:t>
        </w:r>
        <w:r w:rsidR="003E7215">
          <w:t xml:space="preserve"> (</w:t>
        </w:r>
        <w:r w:rsidR="009F583B" w:rsidRPr="004C4C70">
          <w:t>indicated by stabilization of NSD</w:t>
        </w:r>
        <w:r w:rsidR="003E7215">
          <w:t>)</w:t>
        </w:r>
        <w:r w:rsidR="009F583B" w:rsidRPr="004C4C70">
          <w:t xml:space="preserve"> and was corroborated by ground assessments confirming whether individuals</w:t>
        </w:r>
        <w:r w:rsidR="009F583B">
          <w:t xml:space="preserve"> left their natal packs </w:t>
        </w:r>
      </w:ins>
      <w:r w:rsidR="009F583B">
        <w:fldChar w:fldCharType="begin"/>
      </w:r>
      <w:r w:rsidR="009F583B">
        <w:instrText xml:space="preserve"> ADDIN ZOTERO_ITEM CSL_CITATION {"citationID":"wiQ9v9jd","properties":{"unsorted":false,"formattedCitation":"(Cozzi et al., 2020; Hofmann et al., 2021)","plainCitation":"(Cozzi et al., 2020; Hofmann et al., 2021)","dontUpdate":true,"noteIndex":0},"citationItems":[{"id":189,"uris":["http://zotero.org/users/5449935/items/XJZI5PDN"],"itemData":{"id":189,"type":"article-journal","abstract":"ABSTRACT\n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w:instrText>
      </w:r>
      <w:r w:rsidR="009F583B" w:rsidRPr="00B55337">
        <w:instrText xml:space="preserve">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9F583B">
        <w:fldChar w:fldCharType="separate"/>
      </w:r>
      <w:r w:rsidR="009F583B" w:rsidRPr="00B55337">
        <w:rPr>
          <w:rFonts w:ascii="Calibri" w:hAnsi="Calibri" w:cs="Calibri"/>
        </w:rPr>
        <w:t>(details in Cozzi et al., 2020; Hofmann et al., 2021)</w:t>
      </w:r>
      <w:r w:rsidR="009F583B">
        <w:fldChar w:fldCharType="end"/>
      </w:r>
      <w:del w:id="74" w:author="David Hofmann" w:date="2026-03-17T19:49:00Z" w16du:dateUtc="2026-03-17T17:49:00Z">
        <w:r>
          <w:delText>Further details on the GPS collar fitting procedure and how we distinguished between dispersal and resident movements can be found in .</w:delText>
        </w:r>
      </w:del>
      <w:ins w:id="75" w:author="David Hofmann" w:date="2026-03-17T19:49:00Z" w16du:dateUtc="2026-03-17T17:49:00Z">
        <w:r w:rsidR="009F583B" w:rsidRPr="00B55337">
          <w:t>.</w:t>
        </w:r>
        <w:r w:rsidR="00A0264B" w:rsidRPr="00A0264B">
          <w:t xml:space="preserve"> </w:t>
        </w:r>
        <w:r w:rsidR="00A0264B">
          <w:t xml:space="preserve">In total, we obtained 5,940 locations during dispersal, with an average of 198 </w:t>
        </w:r>
        <w:r w:rsidR="00A0264B">
          <w:rPr>
            <w:rFonts w:ascii="Cambria" w:eastAsia="Cambria" w:hAnsi="Cambria" w:cs="Cambria"/>
          </w:rPr>
          <w:t xml:space="preserve">± </w:t>
        </w:r>
        <w:r w:rsidR="00A0264B">
          <w:t>239 locations per dispersing coalition. Data collected during residence were not considered further.</w:t>
        </w:r>
      </w:ins>
    </w:p>
    <w:p w14:paraId="637E3343" w14:textId="77777777" w:rsidR="003010BA" w:rsidRPr="00B55337" w:rsidRDefault="003010BA" w:rsidP="0061664B">
      <w:pPr>
        <w:pStyle w:val="Heading2"/>
      </w:pPr>
      <w:bookmarkStart w:id="76" w:name="_Toc64378"/>
      <w:bookmarkStart w:id="77" w:name="_Toc197866309"/>
      <w:r w:rsidRPr="00B55337">
        <w:t>Covariates</w:t>
      </w:r>
      <w:bookmarkEnd w:id="76"/>
      <w:bookmarkEnd w:id="77"/>
    </w:p>
    <w:p w14:paraId="3FDD31F5" w14:textId="690DAC9A" w:rsidR="003D22D9" w:rsidRDefault="003010BA" w:rsidP="00C80AE3">
      <w:r w:rsidRPr="00B55337">
        <w:t>We represented the physical landscape through which dispersers moved by a suite of spatial covariate</w:t>
      </w:r>
      <w:r w:rsidR="008A47BD" w:rsidRPr="00B55337">
        <w:t>s</w:t>
      </w:r>
      <w:r w:rsidR="006D47D8" w:rsidRPr="00B55337">
        <w:t xml:space="preserve"> </w:t>
      </w:r>
      <w:r w:rsidRPr="00B55337">
        <w:t xml:space="preserve">known to influence wild dog movements during dispersal. </w:t>
      </w:r>
      <w:r>
        <w:t>We broadly categorized these into descriptors of (1) landscape characteristics, (2) climatic conditions, and (3) anthropogenic features (</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2A16E0">
        <w:instrText xml:space="preserve"> ADDIN ZOTERO_ITEM CSL_CITATION {"citationID":"2zLz368V","properties":{"formattedCitation":"(see Hofmann et al. 2021; 2023)","plainCitation":"(see Hofmann et al. 2021; 2023)","dontUpdate":true,"noteIndex":0},"citationItems":[{"id":671,"uris":["http://zotero.org/users/5449935/items/T2FQFSGZ"],"itemData":{"id":671,"type":"article-journal","citation-key":"Hofmann.2021a","container-title":"Journal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Weldon"},{"family":"Ozgul","given":"Arpat"},{"family":"Cozzi","given":"Gabriele"}],"issued":{"date-parts":[["2021"]]}},"prefix":"see"},{"id":726,"uris":["http://zotero.org/users/5449935/items/NJ3CYYBT"],"itemData":{"id":726,"type":"article-journal","abstract":"Dispersal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FE635C">
        <w:fldChar w:fldCharType="separate"/>
      </w:r>
      <w:r w:rsidR="00A36475">
        <w:rPr>
          <w:rFonts w:ascii="Calibri" w:hAnsi="Calibri" w:cs="Calibri"/>
        </w:rPr>
        <w:t xml:space="preserve"> </w:t>
      </w:r>
      <w:r w:rsidR="00322795" w:rsidRPr="00322795">
        <w:rPr>
          <w:rFonts w:ascii="Calibri" w:hAnsi="Calibri" w:cs="Calibri"/>
        </w:rPr>
        <w:t>see Hofmann et al. 2021; 2023)</w:t>
      </w:r>
      <w:r w:rsidR="00FE635C">
        <w:fldChar w:fldCharType="end"/>
      </w:r>
      <w:r>
        <w:t xml:space="preserve">. Besides spatial covariates, we also prepared a series of covariates relating to (4) light </w:t>
      </w:r>
      <w:r w:rsidR="00F61CF0">
        <w:t>intensity</w:t>
      </w:r>
      <w:r>
        <w:t xml:space="preserve">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2A16E0">
        <w:instrText xml:space="preserve"> ADDIN ZOTERO_ITEM CSL_CITATION {"citationID":"GY1RVncn","properties":{"formattedCitation":"(see Cozzi et al. 2012)","plainCitation":"(see Cozzi et al. 2012)","dontUpdate":true,"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W."},{"family":"Schmid","given":"Bernhard"}],"issued":{"date-parts":[["2012"]]}},"prefix":"see "}],"schema":"https://github.com/citation-style-language/schema/raw/master/csl-citation.json"} </w:instrText>
      </w:r>
      <w:r w:rsidR="00FE635C">
        <w:fldChar w:fldCharType="separate"/>
      </w:r>
      <w:r w:rsidR="00A36475">
        <w:rPr>
          <w:rFonts w:ascii="Calibri" w:hAnsi="Calibri" w:cs="Calibri"/>
        </w:rPr>
        <w:t xml:space="preserve"> </w:t>
      </w:r>
      <w:r w:rsidR="00FE635C" w:rsidRPr="00FE635C">
        <w:rPr>
          <w:rFonts w:ascii="Calibri" w:hAnsi="Calibri" w:cs="Calibri"/>
        </w:rPr>
        <w:t>see Cozzi et al. 2012)</w:t>
      </w:r>
      <w:r w:rsidR="00FE635C">
        <w:fldChar w:fldCharType="end"/>
      </w:r>
      <w:ins w:id="78" w:author="David Hofmann" w:date="2026-03-17T19:49:00Z" w16du:dateUtc="2026-03-17T17:49:00Z">
        <w:r w:rsidR="008C4176">
          <w:t>.</w:t>
        </w:r>
      </w:ins>
      <w:r w:rsidR="008C4176">
        <w:t xml:space="preserve"> T</w:t>
      </w:r>
      <w:r>
        <w:t>o appropriately render seasonality in each of the spatial covariates (1</w:t>
      </w:r>
      <w:r w:rsidR="00FC5EA7">
        <w:t>–</w:t>
      </w:r>
      <w:r>
        <w:t xml:space="preserve">3), we downloaded them at the highest spatial and temporal resolutions available. </w:t>
      </w:r>
      <w:r w:rsidR="006D47D8" w:rsidRPr="006D47D8">
        <w:t xml:space="preserve">That is, for each spatial covariate, we obtained a stack of raster layers spanning the </w:t>
      </w:r>
      <w:del w:id="79" w:author="David Hofmann" w:date="2026-03-17T19:49:00Z" w16du:dateUtc="2026-03-17T17:49:00Z">
        <w:r w:rsidR="006D47D8" w:rsidRPr="006D47D8">
          <w:delText>entire range of dates</w:delText>
        </w:r>
      </w:del>
      <w:ins w:id="80" w:author="David Hofmann" w:date="2026-03-17T19:49:00Z" w16du:dateUtc="2026-03-17T17:49:00Z">
        <w:r w:rsidR="00385602">
          <w:t>years 2011 to 2022,</w:t>
        </w:r>
      </w:ins>
      <w:r w:rsidR="006D47D8" w:rsidRPr="006D47D8">
        <w:t xml:space="preserve"> for which GPS data on dispersing wild dogs were available.</w:t>
      </w:r>
      <w:r w:rsidR="006D47D8">
        <w:t xml:space="preserve"> </w:t>
      </w:r>
      <w:r>
        <w:t xml:space="preserve">Depending on the covariate, this resulted in differing spatial and temporal resolutions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FE635C">
        <w:t>)</w:t>
      </w:r>
      <w:r>
        <w:t xml:space="preserve">. Additionally, for each spatial covariate, we also generated a static layer, representing “average” conditions across the entire duration of the study. For this, we flattened each covariate stack into a single layer, thus removing </w:t>
      </w:r>
      <w:r w:rsidR="00F61CF0">
        <w:t>seasonal</w:t>
      </w:r>
      <w:r>
        <w:t xml:space="preserve"> </w:t>
      </w:r>
      <w:r w:rsidR="006D47D8">
        <w:t xml:space="preserve">and yearly </w:t>
      </w:r>
      <w:r w:rsidR="00F61CF0">
        <w:t xml:space="preserve">variation </w:t>
      </w:r>
      <w:r>
        <w:t xml:space="preserve">from the spatial data entirely. For continuous </w:t>
      </w:r>
      <w:r>
        <w:lastRenderedPageBreak/>
        <w:t>covariates, we achieved this by averaging conditions across all collected layers, whereas for categorical (binary) layers</w:t>
      </w:r>
      <w:r w:rsidR="008A47BD">
        <w:t>,</w:t>
      </w:r>
      <w:r>
        <w:t xml:space="preserve"> we identified areas that were covered by the respective category in at least 50% of all layers. Using the same aggregation techniques, we computed covariate stacks representative of a typical year. That is, instead of removing seasonality by flattening across the entire range of dates, we flattened stacks across years, thereby eliminating year-specific effects while retaining seasonal variation. </w:t>
      </w:r>
      <w:r w:rsidR="004623C9" w:rsidRPr="004623C9">
        <w:t xml:space="preserve">For example, the </w:t>
      </w:r>
      <w:proofErr w:type="spellStart"/>
      <w:r w:rsidR="004623C9" w:rsidRPr="004623C9">
        <w:t>floodmap</w:t>
      </w:r>
      <w:proofErr w:type="spellEnd"/>
      <w:r w:rsidR="004623C9" w:rsidRPr="004623C9">
        <w:t xml:space="preserve"> for day </w:t>
      </w:r>
      <w:r w:rsidR="006D47D8">
        <w:t>one</w:t>
      </w:r>
      <w:r w:rsidR="004623C9" w:rsidRPr="004623C9">
        <w:t xml:space="preserve"> of the typical year was computed by averaging all </w:t>
      </w:r>
      <w:proofErr w:type="spellStart"/>
      <w:r w:rsidR="004623C9" w:rsidRPr="004623C9">
        <w:t>floodmaps</w:t>
      </w:r>
      <w:proofErr w:type="spellEnd"/>
      <w:r w:rsidR="004623C9" w:rsidRPr="004623C9">
        <w:t xml:space="preserve"> collected on day </w:t>
      </w:r>
      <w:r w:rsidR="006D47D8">
        <w:t>one</w:t>
      </w:r>
      <w:r w:rsidR="004623C9" w:rsidRPr="004623C9">
        <w:t xml:space="preserve"> across different years.</w:t>
      </w:r>
      <w:r w:rsidR="004623C9">
        <w:t xml:space="preserve"> </w:t>
      </w:r>
      <w:r>
        <w:t xml:space="preserve">These latter layers were </w:t>
      </w:r>
      <w:r w:rsidR="00484828">
        <w:t xml:space="preserve">ultimately </w:t>
      </w:r>
      <w:r>
        <w:t xml:space="preserve">used in the dispersal simulation, where we needed spatial layers that depicted seasonal dynamism across a typical year. In summary, we prepared each covariate statically, dynamically for </w:t>
      </w:r>
      <w:r w:rsidR="008C4176">
        <w:t xml:space="preserve">the </w:t>
      </w:r>
      <w:del w:id="81" w:author="David Hofmann" w:date="2026-03-17T19:49:00Z" w16du:dateUtc="2026-03-17T17:49:00Z">
        <w:r>
          <w:delText>entire range of dates considered</w:delText>
        </w:r>
      </w:del>
      <w:ins w:id="82" w:author="David Hofmann" w:date="2026-03-17T19:49:00Z" w16du:dateUtc="2026-03-17T17:49:00Z">
        <w:r w:rsidR="008C4176">
          <w:t>years 2011 to 2022</w:t>
        </w:r>
      </w:ins>
      <w:r>
        <w:t>, and dynamically for an average year.</w:t>
      </w:r>
      <w:r w:rsidR="00B70C0C">
        <w:t xml:space="preserve"> </w:t>
      </w:r>
      <w:ins w:id="83" w:author="David Hofmann" w:date="2026-03-17T19:49:00Z" w16du:dateUtc="2026-03-17T17:49:00Z">
        <w:r w:rsidR="00B70C0C" w:rsidRPr="00B70C0C">
          <w:t>Static covariates represent a single temporally invariant value per pixel, whereas dynamic covariates consist of pixel-level time series capturing temporal variation</w:t>
        </w:r>
        <w:r w:rsidR="00B70C0C">
          <w:t>.</w:t>
        </w:r>
        <w:r w:rsidR="002E253C">
          <w:t xml:space="preserve"> </w:t>
        </w:r>
        <w:r w:rsidR="009E51BC" w:rsidRPr="009E51BC">
          <w:t>Our objective</w:t>
        </w:r>
        <w:r w:rsidR="00427E96">
          <w:t xml:space="preserve"> using dynamic covariates</w:t>
        </w:r>
        <w:r w:rsidR="009E51BC" w:rsidRPr="009E51BC">
          <w:t xml:space="preserve"> was not to characterize long-term environmental variability (e.g., via standard deviations or coefficients of variation across seasons or years), but to represent the state of the landscape at the time of movement.</w:t>
        </w:r>
        <w:r w:rsidR="008C4176">
          <w:t xml:space="preserve"> </w:t>
        </w:r>
        <w:r w:rsidR="009E51BC">
          <w:t>All c</w:t>
        </w:r>
        <w:r w:rsidR="005A4AAE" w:rsidRPr="005A4AAE">
          <w:t xml:space="preserve">ovariates were selected a priori based on </w:t>
        </w:r>
        <w:r w:rsidR="005A4AAE">
          <w:t xml:space="preserve">our </w:t>
        </w:r>
        <w:r w:rsidR="005A4AAE" w:rsidRPr="005A4AAE">
          <w:t xml:space="preserve">ecological </w:t>
        </w:r>
        <w:r w:rsidR="005A4AAE">
          <w:t>understanding of the focal species</w:t>
        </w:r>
        <w:r w:rsidR="005A4AAE" w:rsidRPr="005A4AAE">
          <w:t>, and we did not remove predictors based on collinearity diagnostics</w:t>
        </w:r>
        <w:r w:rsidR="005A4AAE">
          <w:t xml:space="preserve"> </w:t>
        </w:r>
      </w:ins>
      <w:r w:rsidR="005A4AAE">
        <w:fldChar w:fldCharType="begin"/>
      </w:r>
      <w:r w:rsidR="005A4AAE">
        <w:instrText xml:space="preserve"> ADDIN ZOTERO_ITEM CSL_CITATION {"citationID":"Pqjqvy8S","properties":{"unsorted":false,"formattedCitation":"(Morrissey &amp; Ruxton, 2018; Vanhove, 2021)","plainCitation":"(Morrissey &amp; Ruxton, 2018; Vanhove, 2021)","noteIndex":0},"citationItems":[{"id":366,"uris":["http://zotero.org/users/5449935/items/JJM2BXB4"],"itemData":{"id":366,"type":"article-journal","citation-key":"Morrissey.2018","container-title":"Philosophy, Theory, and Practice in Biology","DOI":"10.3998/ptpbio.16039257.0010.003","ISSN":"2475-3025","issue":"20220112","language":"en","source":"DOI.org (Crossref)","title":"Multiple Regression Is Not Multiple Regressions: The Meaning of Multiple Regression and the Non-Problem of Collinearity","title-short":"Multiple Regression Is Not Multiple Regressions","URL":"http://hdl.handle.net/2027/spo.16039257.0010.003","volume":"10","author":[{"family":"Morrissey","given":"Michael B."},{"family":"Ruxton","given":"Graeme D."}],"accessed":{"date-parts":[["2022",4,4]]},"issued":{"date-parts":[["2018",6]]}}},{"id":368,"uris":["http://zotero.org/users/5449935/items/78PMVYQ8"],"itemData":{"id":368,"type":"article-journal","abstract":"Once they have learnt about the effects of collinearity on the output of multiple regression models, researchers may unduly worry about these and resort to (sometimes dubious) modelling techniques to mitigate them. I argue that, to the extent that problems occur in the presence of collinearity, they are not caused by it but rather by common mental shortcuts that researchers take when interpreting statistical models and that can also lead them astray in the absence of collinearity. Moreover, I illustrate that common strategies for dealing with collinearity only sidestep the perceived problem by biasing parameter estimates, reformulating the model in such a way that it maps onto different research questions, or both. I conclude that collinearity in itself is not a problem and that researchers should be aware of what their approaches for addressing it actually achieve.","citation-key":"Vanhove.2021","container-title":"Meta-Psychology","language":"en","page":"11","source":"Zotero","title":"Collinearity Isn’t a Disease That Needs Curing","author":[{"family":"Vanhove","given":"Jan"}],"issued":{"date-parts":[["2021"]]}}}],"schema":"https://github.com/citation-style-language/schema/raw/master/csl-citation.json"} </w:instrText>
      </w:r>
      <w:r w:rsidR="005A4AAE">
        <w:fldChar w:fldCharType="separate"/>
      </w:r>
      <w:r w:rsidR="005A4AAE" w:rsidRPr="00C7240B">
        <w:rPr>
          <w:rFonts w:ascii="Calibri" w:hAnsi="Calibri" w:cs="Calibri"/>
        </w:rPr>
        <w:t>(Morrissey &amp; Ruxton, 2018; Vanhove, 2021)</w:t>
      </w:r>
      <w:r w:rsidR="005A4AAE">
        <w:fldChar w:fldCharType="end"/>
      </w:r>
      <w:ins w:id="84" w:author="David Hofmann" w:date="2026-03-17T19:49:00Z" w16du:dateUtc="2026-03-17T17:49:00Z">
        <w:r w:rsidR="005A4AAE" w:rsidRPr="005A4AAE">
          <w:t xml:space="preserve">. </w:t>
        </w:r>
      </w:ins>
      <w:r w:rsidR="002E253C">
        <w:t xml:space="preserve">Further details on the covariate preparation are provided in Appendix </w:t>
      </w:r>
      <w:del w:id="85" w:author="David Hofmann" w:date="2026-03-17T19:49:00Z" w16du:dateUtc="2026-03-17T17:49:00Z">
        <w:r w:rsidR="002E253C">
          <w:delText>A1</w:delText>
        </w:r>
      </w:del>
      <w:ins w:id="86" w:author="David Hofmann" w:date="2026-03-17T19:49:00Z" w16du:dateUtc="2026-03-17T17:49:00Z">
        <w:r w:rsidR="002E253C">
          <w:t>A</w:t>
        </w:r>
        <w:r w:rsidR="00E2452B">
          <w:t>3</w:t>
        </w:r>
      </w:ins>
      <w:r w:rsidR="00F61CF0">
        <w:t xml:space="preserve"> and </w:t>
      </w:r>
      <w:r w:rsidR="00F61CF0">
        <w:fldChar w:fldCharType="begin"/>
      </w:r>
      <w:r w:rsidR="002A16E0">
        <w:instrText xml:space="preserve"> ADDIN ZOTERO_ITEM CSL_CITATION {"citationID":"dxKJZSV7","properties":{"formattedCitation":"(Hofmann et al., 2021)","plainCitation":"(Hofmann et al., 2021)","dontUpdate":true,"noteIndex":0},"citationItems":[{"id":671,"uris":["http://zotero.org/users/5449935/items/T2FQFSGZ"],"itemData":{"id":671,"type":"article-journal","citation-key":"Hofmann.2021a","container-title":"Journal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F61CF0">
        <w:fldChar w:fldCharType="separate"/>
      </w:r>
      <w:r w:rsidR="00F61CF0">
        <w:rPr>
          <w:rFonts w:ascii="Calibri" w:hAnsi="Calibri" w:cs="Calibri"/>
        </w:rPr>
        <w:t xml:space="preserve">by </w:t>
      </w:r>
      <w:r w:rsidR="00F61CF0" w:rsidRPr="00F61CF0">
        <w:rPr>
          <w:rFonts w:ascii="Calibri" w:hAnsi="Calibri" w:cs="Calibri"/>
        </w:rPr>
        <w:t>Hofmann et al.</w:t>
      </w:r>
      <w:r w:rsidR="00F61CF0">
        <w:rPr>
          <w:rFonts w:ascii="Calibri" w:hAnsi="Calibri" w:cs="Calibri"/>
        </w:rPr>
        <w:t xml:space="preserve"> (</w:t>
      </w:r>
      <w:r w:rsidR="00F61CF0" w:rsidRPr="00F61CF0">
        <w:rPr>
          <w:rFonts w:ascii="Calibri" w:hAnsi="Calibri" w:cs="Calibri"/>
        </w:rPr>
        <w:t>2021)</w:t>
      </w:r>
      <w:r w:rsidR="00F61CF0">
        <w:fldChar w:fldCharType="end"/>
      </w:r>
      <w:r w:rsidR="00F61CF0">
        <w:t>.</w:t>
      </w:r>
      <w:ins w:id="87" w:author="David Hofmann" w:date="2026-03-17T19:49:00Z" w16du:dateUtc="2026-03-17T17:49:00Z">
        <w:r w:rsidR="003D22D9">
          <w:br w:type="page"/>
        </w:r>
      </w:ins>
    </w:p>
    <w:p w14:paraId="7EA7CB2D" w14:textId="1FBE20D1" w:rsidR="00FE635C" w:rsidRPr="003D22D9" w:rsidRDefault="00FE635C" w:rsidP="0061664B">
      <w:pPr>
        <w:pStyle w:val="Caption"/>
        <w:rPr>
          <w:b w:val="0"/>
          <w:bCs/>
        </w:rPr>
      </w:pPr>
      <w:bookmarkStart w:id="88" w:name="_Ref202363749"/>
      <w:r>
        <w:lastRenderedPageBreak/>
        <w:t xml:space="preserve">Table </w:t>
      </w:r>
      <w:r>
        <w:fldChar w:fldCharType="begin"/>
      </w:r>
      <w:r>
        <w:instrText xml:space="preserve"> SEQ Table \* ARABIC </w:instrText>
      </w:r>
      <w:r>
        <w:fldChar w:fldCharType="separate"/>
      </w:r>
      <w:r w:rsidR="00C47625">
        <w:rPr>
          <w:noProof/>
        </w:rPr>
        <w:t>1</w:t>
      </w:r>
      <w:r>
        <w:fldChar w:fldCharType="end"/>
      </w:r>
      <w:bookmarkEnd w:id="88"/>
      <w:r>
        <w:t>:</w:t>
      </w:r>
      <w:r w:rsidRPr="00FE635C">
        <w:t xml:space="preserve"> </w:t>
      </w:r>
      <w:r w:rsidRPr="003D22D9">
        <w:rPr>
          <w:b w:val="0"/>
          <w:bCs/>
        </w:rPr>
        <w:t xml:space="preserve">Covariates that were used in this study, including information on their temporal and spatial resolutions, as well as on the avenue through which the respective data were accessed or downloaded. Download methods printed in </w:t>
      </w:r>
      <w:r w:rsidRPr="003D22D9">
        <w:rPr>
          <w:rStyle w:val="Code"/>
          <w:b w:val="0"/>
          <w:bCs/>
        </w:rPr>
        <w:t>typewriter font</w:t>
      </w:r>
      <w:r w:rsidRPr="003D22D9">
        <w:rPr>
          <w:b w:val="0"/>
          <w:bCs/>
        </w:rPr>
        <w:t xml:space="preserve"> indicate the use of an R-package that is available through CRAN or GitHub.</w:t>
      </w:r>
    </w:p>
    <w:tbl>
      <w:tblPr>
        <w:tblStyle w:val="TableGrid1"/>
        <w:tblW w:w="0" w:type="auto"/>
        <w:tblLook w:val="04A0" w:firstRow="1" w:lastRow="0" w:firstColumn="1" w:lastColumn="0" w:noHBand="0" w:noVBand="1"/>
      </w:tblPr>
      <w:tblGrid>
        <w:gridCol w:w="1130"/>
        <w:gridCol w:w="872"/>
        <w:gridCol w:w="387"/>
        <w:gridCol w:w="3052"/>
        <w:gridCol w:w="953"/>
        <w:gridCol w:w="995"/>
        <w:gridCol w:w="1064"/>
        <w:gridCol w:w="882"/>
        <w:gridCol w:w="577"/>
      </w:tblGrid>
      <w:tr w:rsidR="00A319BF" w:rsidRPr="003D22D9" w14:paraId="53269D05" w14:textId="4CC42E30" w:rsidTr="00C7240B">
        <w:trPr>
          <w:trHeight w:val="628"/>
        </w:trPr>
        <w:tc>
          <w:tcPr>
            <w:tcW w:w="0" w:type="auto"/>
            <w:shd w:val="clear" w:color="auto" w:fill="E7E6E6" w:themeFill="background2"/>
            <w:noWrap/>
            <w:hideMark/>
          </w:tcPr>
          <w:p w14:paraId="2FFF719F" w14:textId="77777777" w:rsidR="00A319BF" w:rsidRPr="003D22D9" w:rsidRDefault="00A319BF" w:rsidP="003D22D9">
            <w:pPr>
              <w:spacing w:line="240" w:lineRule="auto"/>
              <w:rPr>
                <w:sz w:val="20"/>
                <w:szCs w:val="18"/>
              </w:rPr>
            </w:pPr>
            <w:r w:rsidRPr="003D22D9">
              <w:rPr>
                <w:sz w:val="20"/>
                <w:szCs w:val="18"/>
              </w:rPr>
              <w:t>Category</w:t>
            </w:r>
          </w:p>
        </w:tc>
        <w:tc>
          <w:tcPr>
            <w:tcW w:w="0" w:type="auto"/>
            <w:shd w:val="clear" w:color="auto" w:fill="E7E6E6" w:themeFill="background2"/>
            <w:noWrap/>
            <w:hideMark/>
          </w:tcPr>
          <w:p w14:paraId="75B6BAAC" w14:textId="77777777" w:rsidR="00A319BF" w:rsidRPr="003D22D9" w:rsidRDefault="00A319BF" w:rsidP="003D22D9">
            <w:pPr>
              <w:spacing w:line="240" w:lineRule="auto"/>
              <w:rPr>
                <w:sz w:val="20"/>
                <w:szCs w:val="18"/>
              </w:rPr>
            </w:pPr>
            <w:r w:rsidRPr="003D22D9">
              <w:rPr>
                <w:sz w:val="20"/>
                <w:szCs w:val="18"/>
              </w:rPr>
              <w:t>Variable</w:t>
            </w:r>
          </w:p>
        </w:tc>
        <w:tc>
          <w:tcPr>
            <w:tcW w:w="0" w:type="auto"/>
            <w:shd w:val="clear" w:color="auto" w:fill="E7E6E6" w:themeFill="background2"/>
            <w:noWrap/>
            <w:hideMark/>
          </w:tcPr>
          <w:p w14:paraId="7E24577C" w14:textId="77777777" w:rsidR="00A319BF" w:rsidRPr="003D22D9" w:rsidRDefault="00A319BF" w:rsidP="003D22D9">
            <w:pPr>
              <w:spacing w:line="240" w:lineRule="auto"/>
              <w:rPr>
                <w:sz w:val="20"/>
                <w:szCs w:val="18"/>
              </w:rPr>
            </w:pPr>
            <w:r w:rsidRPr="003D22D9">
              <w:rPr>
                <w:sz w:val="20"/>
                <w:szCs w:val="18"/>
              </w:rPr>
              <w:t>Type</w:t>
            </w:r>
          </w:p>
        </w:tc>
        <w:tc>
          <w:tcPr>
            <w:tcW w:w="0" w:type="auto"/>
            <w:shd w:val="clear" w:color="auto" w:fill="E7E6E6" w:themeFill="background2"/>
            <w:noWrap/>
            <w:hideMark/>
          </w:tcPr>
          <w:p w14:paraId="533D2BC1" w14:textId="77777777" w:rsidR="00A319BF" w:rsidRPr="003D22D9" w:rsidRDefault="00A319BF" w:rsidP="003D22D9">
            <w:pPr>
              <w:spacing w:line="240" w:lineRule="auto"/>
              <w:rPr>
                <w:sz w:val="20"/>
                <w:szCs w:val="18"/>
              </w:rPr>
            </w:pPr>
            <w:r w:rsidRPr="003D22D9">
              <w:rPr>
                <w:sz w:val="20"/>
                <w:szCs w:val="18"/>
              </w:rPr>
              <w:t>Description</w:t>
            </w:r>
          </w:p>
        </w:tc>
        <w:tc>
          <w:tcPr>
            <w:tcW w:w="0" w:type="auto"/>
            <w:shd w:val="clear" w:color="auto" w:fill="E7E6E6" w:themeFill="background2"/>
            <w:noWrap/>
            <w:hideMark/>
          </w:tcPr>
          <w:p w14:paraId="6CC460C1" w14:textId="24A798EA" w:rsidR="00A319BF" w:rsidRPr="003D22D9" w:rsidRDefault="00A319BF" w:rsidP="003D22D9">
            <w:pPr>
              <w:spacing w:line="240" w:lineRule="auto"/>
              <w:rPr>
                <w:sz w:val="20"/>
                <w:szCs w:val="18"/>
              </w:rPr>
            </w:pPr>
            <w:r w:rsidRPr="003D22D9">
              <w:rPr>
                <w:sz w:val="20"/>
                <w:szCs w:val="18"/>
              </w:rPr>
              <w:t>Temporal Resolution</w:t>
            </w:r>
          </w:p>
        </w:tc>
        <w:tc>
          <w:tcPr>
            <w:tcW w:w="0" w:type="auto"/>
            <w:shd w:val="clear" w:color="auto" w:fill="E7E6E6" w:themeFill="background2"/>
            <w:noWrap/>
            <w:hideMark/>
          </w:tcPr>
          <w:p w14:paraId="44C0BD8E" w14:textId="2E27016D" w:rsidR="00A319BF" w:rsidRPr="003D22D9" w:rsidRDefault="00A319BF" w:rsidP="003D22D9">
            <w:pPr>
              <w:spacing w:line="240" w:lineRule="auto"/>
              <w:rPr>
                <w:sz w:val="20"/>
                <w:szCs w:val="18"/>
              </w:rPr>
            </w:pPr>
            <w:r w:rsidRPr="003D22D9">
              <w:rPr>
                <w:sz w:val="20"/>
                <w:szCs w:val="18"/>
              </w:rPr>
              <w:t>Spatial Resolution (m)</w:t>
            </w:r>
          </w:p>
        </w:tc>
        <w:tc>
          <w:tcPr>
            <w:tcW w:w="0" w:type="auto"/>
            <w:shd w:val="clear" w:color="auto" w:fill="E7E6E6" w:themeFill="background2"/>
            <w:noWrap/>
            <w:hideMark/>
          </w:tcPr>
          <w:p w14:paraId="3134CABA" w14:textId="77777777" w:rsidR="00A319BF" w:rsidRPr="003D22D9" w:rsidRDefault="00A319BF" w:rsidP="003D22D9">
            <w:pPr>
              <w:spacing w:line="240" w:lineRule="auto"/>
              <w:rPr>
                <w:sz w:val="20"/>
                <w:szCs w:val="18"/>
              </w:rPr>
            </w:pPr>
            <w:r w:rsidRPr="003D22D9">
              <w:rPr>
                <w:sz w:val="20"/>
                <w:szCs w:val="18"/>
              </w:rPr>
              <w:t>Source</w:t>
            </w:r>
          </w:p>
        </w:tc>
        <w:tc>
          <w:tcPr>
            <w:tcW w:w="0" w:type="auto"/>
            <w:shd w:val="clear" w:color="auto" w:fill="E7E6E6" w:themeFill="background2"/>
            <w:noWrap/>
            <w:hideMark/>
          </w:tcPr>
          <w:p w14:paraId="515208C0" w14:textId="77777777" w:rsidR="00A319BF" w:rsidRPr="003D22D9" w:rsidRDefault="00A319BF" w:rsidP="003D22D9">
            <w:pPr>
              <w:spacing w:line="240" w:lineRule="auto"/>
              <w:rPr>
                <w:sz w:val="20"/>
                <w:szCs w:val="18"/>
              </w:rPr>
            </w:pPr>
            <w:r w:rsidRPr="003D22D9">
              <w:rPr>
                <w:sz w:val="20"/>
                <w:szCs w:val="18"/>
              </w:rPr>
              <w:t>Download Method</w:t>
            </w:r>
          </w:p>
        </w:tc>
        <w:tc>
          <w:tcPr>
            <w:tcW w:w="0" w:type="auto"/>
            <w:cellIns w:id="89" w:author="David Hofmann" w:date="2026-03-17T19:49:00Z"/>
          </w:tcPr>
          <w:p w14:paraId="1D2CBC42" w14:textId="49D2DF9E" w:rsidR="00A319BF" w:rsidRPr="003D22D9" w:rsidRDefault="00A319BF" w:rsidP="003D22D9">
            <w:pPr>
              <w:spacing w:line="240" w:lineRule="auto"/>
              <w:rPr>
                <w:sz w:val="20"/>
                <w:szCs w:val="18"/>
              </w:rPr>
            </w:pPr>
            <w:ins w:id="90" w:author="David Hofmann" w:date="2026-03-17T19:49:00Z" w16du:dateUtc="2026-03-17T17:49:00Z">
              <w:r w:rsidRPr="003D22D9">
                <w:rPr>
                  <w:sz w:val="20"/>
                  <w:szCs w:val="18"/>
                </w:rPr>
                <w:t>Reference</w:t>
              </w:r>
            </w:ins>
          </w:p>
        </w:tc>
      </w:tr>
      <w:tr w:rsidR="00A319BF" w:rsidRPr="003D22D9" w14:paraId="5BBBA15F" w14:textId="583EFB21" w:rsidTr="00C7240B">
        <w:trPr>
          <w:trHeight w:val="290"/>
        </w:trPr>
        <w:tc>
          <w:tcPr>
            <w:tcW w:w="0" w:type="auto"/>
            <w:vMerge w:val="restart"/>
            <w:noWrap/>
            <w:hideMark/>
          </w:tcPr>
          <w:p w14:paraId="0323E479" w14:textId="77777777" w:rsidR="00A319BF" w:rsidRPr="003D22D9" w:rsidRDefault="00A319BF" w:rsidP="003D22D9">
            <w:pPr>
              <w:spacing w:line="240" w:lineRule="auto"/>
              <w:rPr>
                <w:sz w:val="20"/>
                <w:szCs w:val="18"/>
              </w:rPr>
            </w:pPr>
            <w:r w:rsidRPr="003D22D9">
              <w:rPr>
                <w:sz w:val="20"/>
                <w:szCs w:val="18"/>
              </w:rPr>
              <w:t>Landscape Characteristics</w:t>
            </w:r>
          </w:p>
          <w:p w14:paraId="0B62988B" w14:textId="37E85A31" w:rsidR="00A319BF" w:rsidRPr="003D22D9" w:rsidRDefault="00A319BF" w:rsidP="003D22D9">
            <w:pPr>
              <w:spacing w:line="240" w:lineRule="auto"/>
              <w:rPr>
                <w:sz w:val="20"/>
                <w:szCs w:val="18"/>
              </w:rPr>
            </w:pPr>
          </w:p>
        </w:tc>
        <w:tc>
          <w:tcPr>
            <w:tcW w:w="0" w:type="auto"/>
            <w:noWrap/>
            <w:hideMark/>
          </w:tcPr>
          <w:p w14:paraId="6082CA29" w14:textId="77777777" w:rsidR="00A319BF" w:rsidRPr="003D22D9" w:rsidRDefault="00A319BF" w:rsidP="003D22D9">
            <w:pPr>
              <w:spacing w:line="240" w:lineRule="auto"/>
              <w:rPr>
                <w:sz w:val="20"/>
                <w:szCs w:val="18"/>
              </w:rPr>
            </w:pPr>
            <w:r w:rsidRPr="003D22D9">
              <w:rPr>
                <w:sz w:val="20"/>
                <w:szCs w:val="18"/>
              </w:rPr>
              <w:t>Trees</w:t>
            </w:r>
          </w:p>
        </w:tc>
        <w:tc>
          <w:tcPr>
            <w:tcW w:w="0" w:type="auto"/>
            <w:noWrap/>
            <w:hideMark/>
          </w:tcPr>
          <w:p w14:paraId="1492738B" w14:textId="6D2D1654"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51675D82" w14:textId="77777777" w:rsidR="00A319BF" w:rsidRPr="003D22D9" w:rsidRDefault="00A319BF" w:rsidP="003D22D9">
            <w:pPr>
              <w:spacing w:line="240" w:lineRule="auto"/>
              <w:rPr>
                <w:sz w:val="20"/>
                <w:szCs w:val="18"/>
              </w:rPr>
            </w:pPr>
            <w:r w:rsidRPr="003D22D9">
              <w:rPr>
                <w:sz w:val="20"/>
                <w:szCs w:val="18"/>
              </w:rPr>
              <w:t>Percentage tree cover</w:t>
            </w:r>
          </w:p>
        </w:tc>
        <w:tc>
          <w:tcPr>
            <w:tcW w:w="0" w:type="auto"/>
            <w:noWrap/>
            <w:hideMark/>
          </w:tcPr>
          <w:p w14:paraId="057B1F0B" w14:textId="77777777" w:rsidR="00A319BF" w:rsidRPr="003D22D9" w:rsidRDefault="00A319BF" w:rsidP="003D22D9">
            <w:pPr>
              <w:spacing w:line="240" w:lineRule="auto"/>
              <w:rPr>
                <w:sz w:val="20"/>
                <w:szCs w:val="18"/>
              </w:rPr>
            </w:pPr>
            <w:r w:rsidRPr="003D22D9">
              <w:rPr>
                <w:sz w:val="20"/>
                <w:szCs w:val="18"/>
              </w:rPr>
              <w:t>1 Year</w:t>
            </w:r>
          </w:p>
        </w:tc>
        <w:tc>
          <w:tcPr>
            <w:tcW w:w="0" w:type="auto"/>
            <w:noWrap/>
            <w:hideMark/>
          </w:tcPr>
          <w:p w14:paraId="5F62A22A" w14:textId="19C37CFB" w:rsidR="00A319BF" w:rsidRPr="003D22D9" w:rsidRDefault="00A319BF" w:rsidP="003D22D9">
            <w:pPr>
              <w:spacing w:line="240" w:lineRule="auto"/>
              <w:rPr>
                <w:sz w:val="20"/>
                <w:szCs w:val="18"/>
              </w:rPr>
            </w:pPr>
            <w:r w:rsidRPr="003D22D9">
              <w:rPr>
                <w:sz w:val="20"/>
                <w:szCs w:val="18"/>
              </w:rPr>
              <w:t>250</w:t>
            </w:r>
          </w:p>
        </w:tc>
        <w:tc>
          <w:tcPr>
            <w:tcW w:w="0" w:type="auto"/>
            <w:noWrap/>
            <w:hideMark/>
          </w:tcPr>
          <w:p w14:paraId="65F415CC" w14:textId="77777777" w:rsidR="00A319BF" w:rsidRPr="003D22D9" w:rsidRDefault="00A319BF" w:rsidP="003D22D9">
            <w:pPr>
              <w:spacing w:line="240" w:lineRule="auto"/>
              <w:rPr>
                <w:sz w:val="20"/>
                <w:szCs w:val="18"/>
              </w:rPr>
            </w:pPr>
            <w:r w:rsidRPr="003D22D9">
              <w:rPr>
                <w:sz w:val="20"/>
                <w:szCs w:val="18"/>
              </w:rPr>
              <w:t>MODIS MOD44B</w:t>
            </w:r>
          </w:p>
        </w:tc>
        <w:tc>
          <w:tcPr>
            <w:tcW w:w="0" w:type="auto"/>
            <w:noWrap/>
            <w:hideMark/>
          </w:tcPr>
          <w:p w14:paraId="5FF52C91" w14:textId="24BB99B8" w:rsidR="00A319BF" w:rsidRPr="003D22D9" w:rsidRDefault="00A319BF" w:rsidP="003D22D9">
            <w:pPr>
              <w:spacing w:line="240" w:lineRule="auto"/>
              <w:rPr>
                <w:rStyle w:val="Code"/>
                <w:rFonts w:eastAsiaTheme="minorEastAsia"/>
                <w:b/>
                <w:sz w:val="20"/>
                <w:szCs w:val="18"/>
                <w:lang w:eastAsia="de-CH"/>
              </w:rPr>
            </w:pPr>
            <w:proofErr w:type="spellStart"/>
            <w:r w:rsidRPr="003D22D9">
              <w:rPr>
                <w:rStyle w:val="Code"/>
                <w:sz w:val="20"/>
                <w:szCs w:val="18"/>
              </w:rPr>
              <w:t>RGISTools</w:t>
            </w:r>
            <w:proofErr w:type="spellEnd"/>
          </w:p>
        </w:tc>
        <w:tc>
          <w:tcPr>
            <w:tcW w:w="0" w:type="auto"/>
            <w:cellIns w:id="91" w:author="David Hofmann" w:date="2026-03-17T19:49:00Z"/>
          </w:tcPr>
          <w:p w14:paraId="033501F3" w14:textId="191EB581" w:rsidR="00A319BF" w:rsidRPr="003D22D9" w:rsidRDefault="0012210E" w:rsidP="003D22D9">
            <w:pPr>
              <w:spacing w:line="240" w:lineRule="auto"/>
              <w:rPr>
                <w:sz w:val="20"/>
                <w:szCs w:val="18"/>
              </w:rPr>
            </w:pPr>
            <w:ins w:id="92" w:author="David Hofmann" w:date="2026-03-17T19:49:00Z" w16du:dateUtc="2026-03-17T17:49:00Z">
              <w:r w:rsidRPr="003D22D9">
                <w:rPr>
                  <w:sz w:val="20"/>
                  <w:szCs w:val="18"/>
                </w:rPr>
                <w:t>(1)</w:t>
              </w:r>
            </w:ins>
          </w:p>
        </w:tc>
      </w:tr>
      <w:tr w:rsidR="00A319BF" w:rsidRPr="003D22D9" w14:paraId="3F78051C" w14:textId="23987C67" w:rsidTr="00C7240B">
        <w:trPr>
          <w:trHeight w:val="290"/>
        </w:trPr>
        <w:tc>
          <w:tcPr>
            <w:tcW w:w="0" w:type="auto"/>
            <w:vMerge/>
            <w:noWrap/>
            <w:hideMark/>
          </w:tcPr>
          <w:p w14:paraId="482AAC87" w14:textId="5671C785" w:rsidR="00A319BF" w:rsidRPr="003D22D9" w:rsidRDefault="00A319BF" w:rsidP="003D22D9">
            <w:pPr>
              <w:spacing w:line="240" w:lineRule="auto"/>
              <w:rPr>
                <w:sz w:val="20"/>
                <w:szCs w:val="18"/>
              </w:rPr>
            </w:pPr>
          </w:p>
        </w:tc>
        <w:tc>
          <w:tcPr>
            <w:tcW w:w="0" w:type="auto"/>
            <w:noWrap/>
            <w:hideMark/>
          </w:tcPr>
          <w:p w14:paraId="282989EA" w14:textId="77777777" w:rsidR="00A319BF" w:rsidRPr="003D22D9" w:rsidRDefault="00A319BF" w:rsidP="003D22D9">
            <w:pPr>
              <w:spacing w:line="240" w:lineRule="auto"/>
              <w:rPr>
                <w:sz w:val="20"/>
                <w:szCs w:val="18"/>
              </w:rPr>
            </w:pPr>
            <w:r w:rsidRPr="003D22D9">
              <w:rPr>
                <w:sz w:val="20"/>
                <w:szCs w:val="18"/>
              </w:rPr>
              <w:t>Shrubs / grassland</w:t>
            </w:r>
          </w:p>
        </w:tc>
        <w:tc>
          <w:tcPr>
            <w:tcW w:w="0" w:type="auto"/>
            <w:noWrap/>
            <w:hideMark/>
          </w:tcPr>
          <w:p w14:paraId="5C9CABCD" w14:textId="294FAA9E"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0177B07E" w14:textId="77777777" w:rsidR="00A319BF" w:rsidRPr="003D22D9" w:rsidRDefault="00A319BF" w:rsidP="003D22D9">
            <w:pPr>
              <w:spacing w:line="240" w:lineRule="auto"/>
              <w:rPr>
                <w:sz w:val="20"/>
                <w:szCs w:val="18"/>
              </w:rPr>
            </w:pPr>
            <w:r w:rsidRPr="003D22D9">
              <w:rPr>
                <w:sz w:val="20"/>
                <w:szCs w:val="18"/>
              </w:rPr>
              <w:t>Percentage non-tree vegetation</w:t>
            </w:r>
          </w:p>
        </w:tc>
        <w:tc>
          <w:tcPr>
            <w:tcW w:w="0" w:type="auto"/>
            <w:noWrap/>
            <w:hideMark/>
          </w:tcPr>
          <w:p w14:paraId="67BA7D28" w14:textId="77777777" w:rsidR="00A319BF" w:rsidRPr="003D22D9" w:rsidRDefault="00A319BF" w:rsidP="003D22D9">
            <w:pPr>
              <w:spacing w:line="240" w:lineRule="auto"/>
              <w:rPr>
                <w:sz w:val="20"/>
                <w:szCs w:val="18"/>
              </w:rPr>
            </w:pPr>
            <w:r w:rsidRPr="003D22D9">
              <w:rPr>
                <w:sz w:val="20"/>
                <w:szCs w:val="18"/>
              </w:rPr>
              <w:t>1 Year</w:t>
            </w:r>
          </w:p>
        </w:tc>
        <w:tc>
          <w:tcPr>
            <w:tcW w:w="0" w:type="auto"/>
            <w:noWrap/>
            <w:hideMark/>
          </w:tcPr>
          <w:p w14:paraId="786047E3" w14:textId="067DA3C0" w:rsidR="00A319BF" w:rsidRPr="003D22D9" w:rsidRDefault="00A319BF" w:rsidP="003D22D9">
            <w:pPr>
              <w:spacing w:line="240" w:lineRule="auto"/>
              <w:rPr>
                <w:sz w:val="20"/>
                <w:szCs w:val="18"/>
              </w:rPr>
            </w:pPr>
            <w:r w:rsidRPr="003D22D9">
              <w:rPr>
                <w:sz w:val="20"/>
                <w:szCs w:val="18"/>
              </w:rPr>
              <w:t>250</w:t>
            </w:r>
          </w:p>
        </w:tc>
        <w:tc>
          <w:tcPr>
            <w:tcW w:w="0" w:type="auto"/>
            <w:noWrap/>
            <w:hideMark/>
          </w:tcPr>
          <w:p w14:paraId="20B2CB66" w14:textId="77777777" w:rsidR="00A319BF" w:rsidRPr="003D22D9" w:rsidRDefault="00A319BF" w:rsidP="003D22D9">
            <w:pPr>
              <w:spacing w:line="240" w:lineRule="auto"/>
              <w:rPr>
                <w:sz w:val="20"/>
                <w:szCs w:val="18"/>
              </w:rPr>
            </w:pPr>
            <w:r w:rsidRPr="003D22D9">
              <w:rPr>
                <w:sz w:val="20"/>
                <w:szCs w:val="18"/>
              </w:rPr>
              <w:t>MODIS MOD44B</w:t>
            </w:r>
          </w:p>
        </w:tc>
        <w:tc>
          <w:tcPr>
            <w:tcW w:w="0" w:type="auto"/>
            <w:noWrap/>
            <w:hideMark/>
          </w:tcPr>
          <w:p w14:paraId="0631CC51" w14:textId="5D1296D1"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RGISTools</w:t>
            </w:r>
            <w:proofErr w:type="spellEnd"/>
          </w:p>
        </w:tc>
        <w:tc>
          <w:tcPr>
            <w:tcW w:w="0" w:type="auto"/>
            <w:cellIns w:id="93" w:author="David Hofmann" w:date="2026-03-17T19:49:00Z"/>
          </w:tcPr>
          <w:p w14:paraId="2BE94CF2" w14:textId="0C2EE2D3" w:rsidR="00A319BF" w:rsidRPr="003D22D9" w:rsidRDefault="00A319BF" w:rsidP="003D22D9">
            <w:pPr>
              <w:spacing w:line="240" w:lineRule="auto"/>
              <w:rPr>
                <w:sz w:val="20"/>
                <w:szCs w:val="18"/>
              </w:rPr>
            </w:pPr>
            <w:ins w:id="94" w:author="David Hofmann" w:date="2026-03-17T19:49:00Z" w16du:dateUtc="2026-03-17T17:49:00Z">
              <w:r w:rsidRPr="003D22D9">
                <w:rPr>
                  <w:sz w:val="20"/>
                  <w:szCs w:val="18"/>
                </w:rPr>
                <w:t>(1)</w:t>
              </w:r>
            </w:ins>
          </w:p>
        </w:tc>
      </w:tr>
      <w:tr w:rsidR="00A319BF" w:rsidRPr="003D22D9" w14:paraId="0A4CEDAE" w14:textId="30399C02" w:rsidTr="00C7240B">
        <w:trPr>
          <w:trHeight w:val="290"/>
        </w:trPr>
        <w:tc>
          <w:tcPr>
            <w:tcW w:w="0" w:type="auto"/>
            <w:vMerge/>
            <w:noWrap/>
            <w:hideMark/>
          </w:tcPr>
          <w:p w14:paraId="7A68DA29" w14:textId="36B390E2" w:rsidR="00A319BF" w:rsidRPr="003D22D9" w:rsidRDefault="00A319BF" w:rsidP="003D22D9">
            <w:pPr>
              <w:spacing w:line="240" w:lineRule="auto"/>
              <w:rPr>
                <w:sz w:val="20"/>
                <w:szCs w:val="18"/>
              </w:rPr>
            </w:pPr>
          </w:p>
        </w:tc>
        <w:tc>
          <w:tcPr>
            <w:tcW w:w="0" w:type="auto"/>
            <w:noWrap/>
            <w:hideMark/>
          </w:tcPr>
          <w:p w14:paraId="238652AE" w14:textId="77777777" w:rsidR="00A319BF" w:rsidRPr="003D22D9" w:rsidRDefault="00A319BF" w:rsidP="003D22D9">
            <w:pPr>
              <w:spacing w:line="240" w:lineRule="auto"/>
              <w:rPr>
                <w:sz w:val="20"/>
                <w:szCs w:val="18"/>
              </w:rPr>
            </w:pPr>
            <w:r w:rsidRPr="003D22D9">
              <w:rPr>
                <w:sz w:val="20"/>
                <w:szCs w:val="18"/>
              </w:rPr>
              <w:t>NDVI</w:t>
            </w:r>
          </w:p>
        </w:tc>
        <w:tc>
          <w:tcPr>
            <w:tcW w:w="0" w:type="auto"/>
            <w:noWrap/>
            <w:hideMark/>
          </w:tcPr>
          <w:p w14:paraId="731E9362" w14:textId="11A04FD5"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7708FCF3" w14:textId="77777777" w:rsidR="00A319BF" w:rsidRPr="003D22D9" w:rsidRDefault="00A319BF" w:rsidP="003D22D9">
            <w:pPr>
              <w:spacing w:line="240" w:lineRule="auto"/>
              <w:rPr>
                <w:sz w:val="20"/>
                <w:szCs w:val="18"/>
              </w:rPr>
            </w:pPr>
            <w:r w:rsidRPr="003D22D9">
              <w:rPr>
                <w:sz w:val="20"/>
                <w:szCs w:val="18"/>
              </w:rPr>
              <w:t>Normalized difference in vegetation index</w:t>
            </w:r>
          </w:p>
        </w:tc>
        <w:tc>
          <w:tcPr>
            <w:tcW w:w="0" w:type="auto"/>
            <w:noWrap/>
            <w:hideMark/>
          </w:tcPr>
          <w:p w14:paraId="2EDCFB47" w14:textId="77777777" w:rsidR="00A319BF" w:rsidRPr="003D22D9" w:rsidRDefault="00A319BF" w:rsidP="003D22D9">
            <w:pPr>
              <w:spacing w:line="240" w:lineRule="auto"/>
              <w:rPr>
                <w:sz w:val="20"/>
                <w:szCs w:val="18"/>
              </w:rPr>
            </w:pPr>
            <w:r w:rsidRPr="003D22D9">
              <w:rPr>
                <w:sz w:val="20"/>
                <w:szCs w:val="18"/>
              </w:rPr>
              <w:t>16 Days</w:t>
            </w:r>
          </w:p>
        </w:tc>
        <w:tc>
          <w:tcPr>
            <w:tcW w:w="0" w:type="auto"/>
            <w:noWrap/>
            <w:hideMark/>
          </w:tcPr>
          <w:p w14:paraId="6EA09627" w14:textId="17AB37A9" w:rsidR="00A319BF" w:rsidRPr="003D22D9" w:rsidRDefault="00A319BF" w:rsidP="003D22D9">
            <w:pPr>
              <w:spacing w:line="240" w:lineRule="auto"/>
              <w:rPr>
                <w:sz w:val="20"/>
                <w:szCs w:val="18"/>
              </w:rPr>
            </w:pPr>
            <w:r w:rsidRPr="003D22D9">
              <w:rPr>
                <w:sz w:val="20"/>
                <w:szCs w:val="18"/>
              </w:rPr>
              <w:t>250</w:t>
            </w:r>
          </w:p>
        </w:tc>
        <w:tc>
          <w:tcPr>
            <w:tcW w:w="0" w:type="auto"/>
            <w:noWrap/>
            <w:hideMark/>
          </w:tcPr>
          <w:p w14:paraId="21AD3B53" w14:textId="77777777" w:rsidR="00A319BF" w:rsidRPr="003D22D9" w:rsidRDefault="00A319BF" w:rsidP="003D22D9">
            <w:pPr>
              <w:spacing w:line="240" w:lineRule="auto"/>
              <w:rPr>
                <w:sz w:val="20"/>
                <w:szCs w:val="18"/>
              </w:rPr>
            </w:pPr>
            <w:r w:rsidRPr="003D22D9">
              <w:rPr>
                <w:sz w:val="20"/>
                <w:szCs w:val="18"/>
              </w:rPr>
              <w:t>MODIS MOD13Q1</w:t>
            </w:r>
          </w:p>
        </w:tc>
        <w:tc>
          <w:tcPr>
            <w:tcW w:w="0" w:type="auto"/>
            <w:noWrap/>
            <w:hideMark/>
          </w:tcPr>
          <w:p w14:paraId="0DC99B06" w14:textId="7B545C10"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rgee</w:t>
            </w:r>
            <w:proofErr w:type="spellEnd"/>
          </w:p>
        </w:tc>
        <w:tc>
          <w:tcPr>
            <w:tcW w:w="0" w:type="auto"/>
            <w:cellIns w:id="95" w:author="David Hofmann" w:date="2026-03-17T19:49:00Z"/>
          </w:tcPr>
          <w:p w14:paraId="2D22C621" w14:textId="35C5C663" w:rsidR="00A319BF" w:rsidRPr="003D22D9" w:rsidRDefault="00A319BF" w:rsidP="003D22D9">
            <w:pPr>
              <w:spacing w:line="240" w:lineRule="auto"/>
              <w:rPr>
                <w:sz w:val="20"/>
                <w:szCs w:val="18"/>
              </w:rPr>
            </w:pPr>
            <w:ins w:id="96" w:author="David Hofmann" w:date="2026-03-17T19:49:00Z" w16du:dateUtc="2026-03-17T17:49:00Z">
              <w:r w:rsidRPr="003D22D9">
                <w:rPr>
                  <w:sz w:val="20"/>
                  <w:szCs w:val="18"/>
                </w:rPr>
                <w:t>(2)</w:t>
              </w:r>
            </w:ins>
          </w:p>
        </w:tc>
      </w:tr>
      <w:tr w:rsidR="00A319BF" w:rsidRPr="003D22D9" w14:paraId="6FF47577" w14:textId="2A17ABD1" w:rsidTr="00C7240B">
        <w:trPr>
          <w:trHeight w:val="290"/>
        </w:trPr>
        <w:tc>
          <w:tcPr>
            <w:tcW w:w="0" w:type="auto"/>
            <w:vMerge/>
            <w:noWrap/>
            <w:hideMark/>
          </w:tcPr>
          <w:p w14:paraId="4446DE0A" w14:textId="26468ABF" w:rsidR="00A319BF" w:rsidRPr="003D22D9" w:rsidRDefault="00A319BF" w:rsidP="003D22D9">
            <w:pPr>
              <w:spacing w:line="240" w:lineRule="auto"/>
              <w:rPr>
                <w:sz w:val="20"/>
                <w:szCs w:val="18"/>
              </w:rPr>
            </w:pPr>
          </w:p>
        </w:tc>
        <w:tc>
          <w:tcPr>
            <w:tcW w:w="0" w:type="auto"/>
            <w:shd w:val="clear" w:color="auto" w:fill="E7E6E6" w:themeFill="background2"/>
            <w:noWrap/>
            <w:hideMark/>
          </w:tcPr>
          <w:p w14:paraId="6DC0F774" w14:textId="77777777" w:rsidR="00A319BF" w:rsidRPr="003D22D9" w:rsidRDefault="00A319BF" w:rsidP="003D22D9">
            <w:pPr>
              <w:spacing w:line="240" w:lineRule="auto"/>
              <w:rPr>
                <w:sz w:val="20"/>
                <w:szCs w:val="18"/>
              </w:rPr>
            </w:pPr>
            <w:r w:rsidRPr="003D22D9">
              <w:rPr>
                <w:sz w:val="20"/>
                <w:szCs w:val="18"/>
              </w:rPr>
              <w:t>Rivers</w:t>
            </w:r>
          </w:p>
        </w:tc>
        <w:tc>
          <w:tcPr>
            <w:tcW w:w="0" w:type="auto"/>
            <w:shd w:val="clear" w:color="auto" w:fill="E7E6E6" w:themeFill="background2"/>
            <w:noWrap/>
            <w:hideMark/>
          </w:tcPr>
          <w:p w14:paraId="1EE20478" w14:textId="3F88E7E2"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5FD235A6" w14:textId="77777777" w:rsidR="00A319BF" w:rsidRPr="003D22D9" w:rsidRDefault="00A319BF" w:rsidP="003D22D9">
            <w:pPr>
              <w:spacing w:line="240" w:lineRule="auto"/>
              <w:rPr>
                <w:sz w:val="20"/>
                <w:szCs w:val="18"/>
              </w:rPr>
            </w:pPr>
            <w:r w:rsidRPr="003D22D9">
              <w:rPr>
                <w:sz w:val="20"/>
                <w:szCs w:val="18"/>
              </w:rPr>
              <w:t>Presence of rivers</w:t>
            </w:r>
          </w:p>
        </w:tc>
        <w:tc>
          <w:tcPr>
            <w:tcW w:w="0" w:type="auto"/>
            <w:shd w:val="clear" w:color="auto" w:fill="E7E6E6" w:themeFill="background2"/>
            <w:noWrap/>
            <w:hideMark/>
          </w:tcPr>
          <w:p w14:paraId="1E611B24"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0E5AF4E5" w14:textId="23531508" w:rsidR="00A319BF" w:rsidRPr="003D22D9" w:rsidRDefault="00A319BF" w:rsidP="003D22D9">
            <w:pPr>
              <w:spacing w:line="240" w:lineRule="auto"/>
              <w:rPr>
                <w:sz w:val="20"/>
                <w:szCs w:val="18"/>
              </w:rPr>
            </w:pPr>
            <w:r w:rsidRPr="003D22D9">
              <w:rPr>
                <w:sz w:val="20"/>
                <w:szCs w:val="18"/>
              </w:rPr>
              <w:t>90</w:t>
            </w:r>
          </w:p>
        </w:tc>
        <w:tc>
          <w:tcPr>
            <w:tcW w:w="0" w:type="auto"/>
            <w:shd w:val="clear" w:color="auto" w:fill="E7E6E6" w:themeFill="background2"/>
            <w:noWrap/>
            <w:hideMark/>
          </w:tcPr>
          <w:p w14:paraId="5271AD3D" w14:textId="77777777" w:rsidR="00A319BF" w:rsidRPr="003D22D9" w:rsidRDefault="00A319BF" w:rsidP="003D22D9">
            <w:pPr>
              <w:spacing w:line="240" w:lineRule="auto"/>
              <w:rPr>
                <w:sz w:val="20"/>
                <w:szCs w:val="18"/>
              </w:rPr>
            </w:pPr>
            <w:r w:rsidRPr="003D22D9">
              <w:rPr>
                <w:sz w:val="20"/>
                <w:szCs w:val="18"/>
              </w:rPr>
              <w:t>MERIT Hydro</w:t>
            </w:r>
          </w:p>
        </w:tc>
        <w:tc>
          <w:tcPr>
            <w:tcW w:w="0" w:type="auto"/>
            <w:shd w:val="clear" w:color="auto" w:fill="E7E6E6" w:themeFill="background2"/>
            <w:noWrap/>
            <w:hideMark/>
          </w:tcPr>
          <w:p w14:paraId="6E0FD1E7" w14:textId="77777777" w:rsidR="00A319BF" w:rsidRPr="003D22D9" w:rsidRDefault="00A319BF" w:rsidP="003D22D9">
            <w:pPr>
              <w:spacing w:line="240" w:lineRule="auto"/>
              <w:rPr>
                <w:sz w:val="20"/>
                <w:szCs w:val="18"/>
              </w:rPr>
            </w:pPr>
            <w:r w:rsidRPr="003D22D9">
              <w:rPr>
                <w:sz w:val="20"/>
                <w:szCs w:val="18"/>
              </w:rPr>
              <w:t>website</w:t>
            </w:r>
          </w:p>
        </w:tc>
        <w:tc>
          <w:tcPr>
            <w:tcW w:w="0" w:type="auto"/>
            <w:cellIns w:id="97" w:author="David Hofmann" w:date="2026-03-17T19:49:00Z"/>
          </w:tcPr>
          <w:p w14:paraId="692743DF" w14:textId="210A0964" w:rsidR="00A319BF" w:rsidRPr="003D22D9" w:rsidRDefault="00A319BF" w:rsidP="003D22D9">
            <w:pPr>
              <w:spacing w:line="240" w:lineRule="auto"/>
              <w:rPr>
                <w:sz w:val="20"/>
                <w:szCs w:val="18"/>
              </w:rPr>
            </w:pPr>
            <w:ins w:id="98" w:author="David Hofmann" w:date="2026-03-17T19:49:00Z" w16du:dateUtc="2026-03-17T17:49:00Z">
              <w:r w:rsidRPr="003D22D9">
                <w:rPr>
                  <w:sz w:val="20"/>
                  <w:szCs w:val="18"/>
                </w:rPr>
                <w:t>(3)</w:t>
              </w:r>
            </w:ins>
          </w:p>
        </w:tc>
      </w:tr>
      <w:tr w:rsidR="00A319BF" w:rsidRPr="003D22D9" w14:paraId="44630DAE" w14:textId="22639EC6" w:rsidTr="00C7240B">
        <w:trPr>
          <w:trHeight w:val="290"/>
        </w:trPr>
        <w:tc>
          <w:tcPr>
            <w:tcW w:w="0" w:type="auto"/>
            <w:vMerge/>
            <w:noWrap/>
            <w:hideMark/>
          </w:tcPr>
          <w:p w14:paraId="104B3B76" w14:textId="60351CF1" w:rsidR="00A319BF" w:rsidRPr="003D22D9" w:rsidRDefault="00A319BF" w:rsidP="003D22D9">
            <w:pPr>
              <w:spacing w:line="240" w:lineRule="auto"/>
              <w:rPr>
                <w:sz w:val="20"/>
                <w:szCs w:val="18"/>
              </w:rPr>
            </w:pPr>
          </w:p>
        </w:tc>
        <w:tc>
          <w:tcPr>
            <w:tcW w:w="0" w:type="auto"/>
            <w:shd w:val="clear" w:color="auto" w:fill="E7E6E6" w:themeFill="background2"/>
            <w:noWrap/>
            <w:hideMark/>
          </w:tcPr>
          <w:p w14:paraId="3134E0A1" w14:textId="77777777" w:rsidR="00A319BF" w:rsidRPr="003D22D9" w:rsidRDefault="00A319BF" w:rsidP="003D22D9">
            <w:pPr>
              <w:spacing w:line="240" w:lineRule="auto"/>
              <w:rPr>
                <w:sz w:val="20"/>
                <w:szCs w:val="18"/>
              </w:rPr>
            </w:pPr>
            <w:r w:rsidRPr="003D22D9">
              <w:rPr>
                <w:sz w:val="20"/>
                <w:szCs w:val="18"/>
              </w:rPr>
              <w:t>Permanent water</w:t>
            </w:r>
          </w:p>
        </w:tc>
        <w:tc>
          <w:tcPr>
            <w:tcW w:w="0" w:type="auto"/>
            <w:shd w:val="clear" w:color="auto" w:fill="E7E6E6" w:themeFill="background2"/>
            <w:noWrap/>
            <w:hideMark/>
          </w:tcPr>
          <w:p w14:paraId="549A5442" w14:textId="3553AC24"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3F9F44AA" w14:textId="7EABB79B" w:rsidR="00A319BF" w:rsidRPr="003D22D9" w:rsidRDefault="00A319BF" w:rsidP="003D22D9">
            <w:pPr>
              <w:spacing w:line="240" w:lineRule="auto"/>
              <w:rPr>
                <w:sz w:val="20"/>
                <w:szCs w:val="18"/>
              </w:rPr>
            </w:pPr>
            <w:r w:rsidRPr="003D22D9">
              <w:rPr>
                <w:sz w:val="20"/>
                <w:szCs w:val="18"/>
              </w:rPr>
              <w:t>Presence of permanent water bodies</w:t>
            </w:r>
          </w:p>
        </w:tc>
        <w:tc>
          <w:tcPr>
            <w:tcW w:w="0" w:type="auto"/>
            <w:shd w:val="clear" w:color="auto" w:fill="E7E6E6" w:themeFill="background2"/>
            <w:noWrap/>
            <w:hideMark/>
          </w:tcPr>
          <w:p w14:paraId="5C19FBAF"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6BD93ED0" w14:textId="3DBAC441" w:rsidR="00A319BF" w:rsidRPr="003D22D9" w:rsidRDefault="00A319BF" w:rsidP="003D22D9">
            <w:pPr>
              <w:spacing w:line="240" w:lineRule="auto"/>
              <w:rPr>
                <w:sz w:val="20"/>
                <w:szCs w:val="18"/>
              </w:rPr>
            </w:pPr>
            <w:r w:rsidRPr="003D22D9">
              <w:rPr>
                <w:sz w:val="20"/>
                <w:szCs w:val="18"/>
              </w:rPr>
              <w:t>30</w:t>
            </w:r>
          </w:p>
        </w:tc>
        <w:tc>
          <w:tcPr>
            <w:tcW w:w="0" w:type="auto"/>
            <w:shd w:val="clear" w:color="auto" w:fill="E7E6E6" w:themeFill="background2"/>
            <w:noWrap/>
            <w:hideMark/>
          </w:tcPr>
          <w:p w14:paraId="084BB464" w14:textId="77777777" w:rsidR="00A319BF" w:rsidRPr="003D22D9" w:rsidRDefault="00A319BF" w:rsidP="003D22D9">
            <w:pPr>
              <w:spacing w:line="240" w:lineRule="auto"/>
              <w:rPr>
                <w:sz w:val="20"/>
                <w:szCs w:val="18"/>
              </w:rPr>
            </w:pPr>
            <w:r w:rsidRPr="003D22D9">
              <w:rPr>
                <w:sz w:val="20"/>
                <w:szCs w:val="18"/>
              </w:rPr>
              <w:t>Globeland30</w:t>
            </w:r>
          </w:p>
        </w:tc>
        <w:tc>
          <w:tcPr>
            <w:tcW w:w="0" w:type="auto"/>
            <w:shd w:val="clear" w:color="auto" w:fill="E7E6E6" w:themeFill="background2"/>
            <w:noWrap/>
            <w:hideMark/>
          </w:tcPr>
          <w:p w14:paraId="5B54197F" w14:textId="4160314B" w:rsidR="00A319BF" w:rsidRPr="003D22D9" w:rsidRDefault="00A319BF" w:rsidP="003D22D9">
            <w:pPr>
              <w:spacing w:line="240" w:lineRule="auto"/>
              <w:rPr>
                <w:sz w:val="20"/>
                <w:szCs w:val="18"/>
              </w:rPr>
            </w:pPr>
            <w:r w:rsidRPr="003D22D9">
              <w:rPr>
                <w:sz w:val="20"/>
                <w:szCs w:val="18"/>
              </w:rPr>
              <w:t>Website</w:t>
            </w:r>
          </w:p>
        </w:tc>
        <w:tc>
          <w:tcPr>
            <w:tcW w:w="0" w:type="auto"/>
            <w:cellIns w:id="99" w:author="David Hofmann" w:date="2026-03-17T19:49:00Z"/>
          </w:tcPr>
          <w:p w14:paraId="62CEE6D2" w14:textId="67D5DDCC" w:rsidR="00A319BF" w:rsidRPr="003D22D9" w:rsidRDefault="00A319BF" w:rsidP="003D22D9">
            <w:pPr>
              <w:spacing w:line="240" w:lineRule="auto"/>
              <w:rPr>
                <w:sz w:val="20"/>
                <w:szCs w:val="18"/>
              </w:rPr>
            </w:pPr>
            <w:ins w:id="100" w:author="David Hofmann" w:date="2026-03-17T19:49:00Z" w16du:dateUtc="2026-03-17T17:49:00Z">
              <w:r w:rsidRPr="003D22D9">
                <w:rPr>
                  <w:sz w:val="20"/>
                  <w:szCs w:val="18"/>
                </w:rPr>
                <w:t>(4)</w:t>
              </w:r>
            </w:ins>
          </w:p>
        </w:tc>
      </w:tr>
      <w:tr w:rsidR="00A319BF" w:rsidRPr="003D22D9" w14:paraId="4BC6B0FF" w14:textId="3679FEC6" w:rsidTr="00C7240B">
        <w:trPr>
          <w:trHeight w:val="290"/>
        </w:trPr>
        <w:tc>
          <w:tcPr>
            <w:tcW w:w="0" w:type="auto"/>
            <w:vMerge/>
            <w:noWrap/>
            <w:hideMark/>
          </w:tcPr>
          <w:p w14:paraId="27109F4F" w14:textId="2AD2ED9B" w:rsidR="00A319BF" w:rsidRPr="003D22D9" w:rsidRDefault="00A319BF" w:rsidP="003D22D9">
            <w:pPr>
              <w:spacing w:line="240" w:lineRule="auto"/>
              <w:rPr>
                <w:sz w:val="20"/>
                <w:szCs w:val="18"/>
              </w:rPr>
            </w:pPr>
          </w:p>
        </w:tc>
        <w:tc>
          <w:tcPr>
            <w:tcW w:w="0" w:type="auto"/>
            <w:shd w:val="clear" w:color="auto" w:fill="E7E6E6" w:themeFill="background2"/>
            <w:noWrap/>
            <w:hideMark/>
          </w:tcPr>
          <w:p w14:paraId="43BC5E09" w14:textId="77777777" w:rsidR="00A319BF" w:rsidRPr="003D22D9" w:rsidRDefault="00A319BF" w:rsidP="003D22D9">
            <w:pPr>
              <w:spacing w:line="240" w:lineRule="auto"/>
              <w:rPr>
                <w:sz w:val="20"/>
                <w:szCs w:val="18"/>
              </w:rPr>
            </w:pPr>
            <w:r w:rsidRPr="003D22D9">
              <w:rPr>
                <w:sz w:val="20"/>
                <w:szCs w:val="18"/>
              </w:rPr>
              <w:t>Floodwater</w:t>
            </w:r>
          </w:p>
        </w:tc>
        <w:tc>
          <w:tcPr>
            <w:tcW w:w="0" w:type="auto"/>
            <w:shd w:val="clear" w:color="auto" w:fill="E7E6E6" w:themeFill="background2"/>
            <w:noWrap/>
            <w:hideMark/>
          </w:tcPr>
          <w:p w14:paraId="2C704BEC" w14:textId="1EA73291"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6B1D6F9A" w14:textId="77777777" w:rsidR="00A319BF" w:rsidRPr="003D22D9" w:rsidRDefault="00A319BF" w:rsidP="003D22D9">
            <w:pPr>
              <w:spacing w:line="240" w:lineRule="auto"/>
              <w:rPr>
                <w:sz w:val="20"/>
                <w:szCs w:val="18"/>
              </w:rPr>
            </w:pPr>
            <w:r w:rsidRPr="003D22D9">
              <w:rPr>
                <w:sz w:val="20"/>
                <w:szCs w:val="18"/>
              </w:rPr>
              <w:t>Presence of seasonal flood water</w:t>
            </w:r>
          </w:p>
        </w:tc>
        <w:tc>
          <w:tcPr>
            <w:tcW w:w="0" w:type="auto"/>
            <w:shd w:val="clear" w:color="auto" w:fill="E7E6E6" w:themeFill="background2"/>
            <w:noWrap/>
            <w:hideMark/>
          </w:tcPr>
          <w:p w14:paraId="634F631A" w14:textId="77777777" w:rsidR="00A319BF" w:rsidRPr="003D22D9" w:rsidRDefault="00A319BF" w:rsidP="003D22D9">
            <w:pPr>
              <w:spacing w:line="240" w:lineRule="auto"/>
              <w:rPr>
                <w:sz w:val="20"/>
                <w:szCs w:val="18"/>
              </w:rPr>
            </w:pPr>
            <w:r w:rsidRPr="003D22D9">
              <w:rPr>
                <w:sz w:val="20"/>
                <w:szCs w:val="18"/>
              </w:rPr>
              <w:t>8 Days</w:t>
            </w:r>
          </w:p>
        </w:tc>
        <w:tc>
          <w:tcPr>
            <w:tcW w:w="0" w:type="auto"/>
            <w:shd w:val="clear" w:color="auto" w:fill="E7E6E6" w:themeFill="background2"/>
            <w:noWrap/>
            <w:hideMark/>
          </w:tcPr>
          <w:p w14:paraId="7799B588" w14:textId="64F7DD15" w:rsidR="00A319BF" w:rsidRPr="003D22D9" w:rsidRDefault="00A319BF" w:rsidP="003D22D9">
            <w:pPr>
              <w:spacing w:line="240" w:lineRule="auto"/>
              <w:rPr>
                <w:sz w:val="20"/>
                <w:szCs w:val="18"/>
              </w:rPr>
            </w:pPr>
            <w:r w:rsidRPr="003D22D9">
              <w:rPr>
                <w:sz w:val="20"/>
                <w:szCs w:val="18"/>
              </w:rPr>
              <w:t>500</w:t>
            </w:r>
          </w:p>
        </w:tc>
        <w:tc>
          <w:tcPr>
            <w:tcW w:w="0" w:type="auto"/>
            <w:shd w:val="clear" w:color="auto" w:fill="E7E6E6" w:themeFill="background2"/>
            <w:noWrap/>
            <w:hideMark/>
          </w:tcPr>
          <w:p w14:paraId="5ED6217C" w14:textId="4C07500F" w:rsidR="00A319BF" w:rsidRPr="003D22D9" w:rsidRDefault="0095675D" w:rsidP="003D22D9">
            <w:pPr>
              <w:spacing w:line="240" w:lineRule="auto"/>
              <w:rPr>
                <w:sz w:val="20"/>
                <w:szCs w:val="18"/>
              </w:rPr>
            </w:pPr>
            <w:del w:id="101" w:author="David Hofmann" w:date="2026-03-17T19:49:00Z" w16du:dateUtc="2026-03-17T17:49:00Z">
              <w:r w:rsidRPr="0095675D">
                <w:rPr>
                  <w:rFonts w:ascii="Aptos Narrow" w:eastAsia="Times New Roman" w:hAnsi="Aptos Narrow" w:cs="Times New Roman"/>
                  <w:color w:val="000000"/>
                  <w:sz w:val="16"/>
                  <w:szCs w:val="16"/>
                </w:rPr>
                <w:delText>MOD34A4</w:delText>
              </w:r>
            </w:del>
            <w:ins w:id="102" w:author="David Hofmann" w:date="2026-03-17T19:49:00Z" w16du:dateUtc="2026-03-17T17:49:00Z">
              <w:r w:rsidR="00A319BF" w:rsidRPr="003D22D9">
                <w:rPr>
                  <w:sz w:val="20"/>
                  <w:szCs w:val="18"/>
                </w:rPr>
                <w:t>M</w:t>
              </w:r>
              <w:r w:rsidR="001D2EF1" w:rsidRPr="003D22D9">
                <w:rPr>
                  <w:sz w:val="20"/>
                  <w:szCs w:val="18"/>
                </w:rPr>
                <w:t>C</w:t>
              </w:r>
              <w:r w:rsidR="00A319BF" w:rsidRPr="003D22D9">
                <w:rPr>
                  <w:sz w:val="20"/>
                  <w:szCs w:val="18"/>
                </w:rPr>
                <w:t>D34A4</w:t>
              </w:r>
            </w:ins>
          </w:p>
        </w:tc>
        <w:tc>
          <w:tcPr>
            <w:tcW w:w="0" w:type="auto"/>
            <w:shd w:val="clear" w:color="auto" w:fill="E7E6E6" w:themeFill="background2"/>
            <w:noWrap/>
            <w:hideMark/>
          </w:tcPr>
          <w:p w14:paraId="57CF6E48" w14:textId="2499B987"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floodmapr</w:t>
            </w:r>
            <w:proofErr w:type="spellEnd"/>
          </w:p>
        </w:tc>
        <w:tc>
          <w:tcPr>
            <w:tcW w:w="0" w:type="auto"/>
            <w:cellIns w:id="103" w:author="David Hofmann" w:date="2026-03-17T19:49:00Z"/>
          </w:tcPr>
          <w:p w14:paraId="012FCEC5" w14:textId="0FE0F358" w:rsidR="00A319BF" w:rsidRPr="003D22D9" w:rsidRDefault="00A319BF" w:rsidP="003D22D9">
            <w:pPr>
              <w:spacing w:line="240" w:lineRule="auto"/>
              <w:rPr>
                <w:sz w:val="20"/>
                <w:szCs w:val="18"/>
              </w:rPr>
            </w:pPr>
            <w:ins w:id="104" w:author="David Hofmann" w:date="2026-03-17T19:49:00Z" w16du:dateUtc="2026-03-17T17:49:00Z">
              <w:r w:rsidRPr="003D22D9">
                <w:rPr>
                  <w:sz w:val="20"/>
                  <w:szCs w:val="18"/>
                </w:rPr>
                <w:t>(5)</w:t>
              </w:r>
            </w:ins>
          </w:p>
        </w:tc>
      </w:tr>
      <w:tr w:rsidR="00A319BF" w:rsidRPr="003D22D9" w14:paraId="019E7458" w14:textId="221C1111" w:rsidTr="00C7240B">
        <w:trPr>
          <w:trHeight w:val="290"/>
        </w:trPr>
        <w:tc>
          <w:tcPr>
            <w:tcW w:w="0" w:type="auto"/>
            <w:vMerge/>
            <w:noWrap/>
            <w:hideMark/>
          </w:tcPr>
          <w:p w14:paraId="2081159C" w14:textId="2A355813" w:rsidR="00A319BF" w:rsidRPr="003D22D9" w:rsidRDefault="00A319BF" w:rsidP="003D22D9">
            <w:pPr>
              <w:spacing w:line="240" w:lineRule="auto"/>
              <w:rPr>
                <w:sz w:val="20"/>
                <w:szCs w:val="18"/>
              </w:rPr>
            </w:pPr>
          </w:p>
        </w:tc>
        <w:tc>
          <w:tcPr>
            <w:tcW w:w="0" w:type="auto"/>
            <w:noWrap/>
            <w:hideMark/>
          </w:tcPr>
          <w:p w14:paraId="1326B586" w14:textId="77777777" w:rsidR="00A319BF" w:rsidRPr="003D22D9" w:rsidRDefault="00A319BF" w:rsidP="003D22D9">
            <w:pPr>
              <w:spacing w:line="240" w:lineRule="auto"/>
              <w:rPr>
                <w:sz w:val="20"/>
                <w:szCs w:val="18"/>
              </w:rPr>
            </w:pPr>
            <w:r w:rsidRPr="003D22D9">
              <w:rPr>
                <w:sz w:val="20"/>
                <w:szCs w:val="18"/>
              </w:rPr>
              <w:t>Distance to water</w:t>
            </w:r>
          </w:p>
        </w:tc>
        <w:tc>
          <w:tcPr>
            <w:tcW w:w="0" w:type="auto"/>
            <w:noWrap/>
            <w:hideMark/>
          </w:tcPr>
          <w:p w14:paraId="4F0EA3D4" w14:textId="632435D0"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7FAFE729" w14:textId="4F972BFC" w:rsidR="00A319BF" w:rsidRPr="003D22D9" w:rsidRDefault="00A319BF" w:rsidP="003D22D9">
            <w:pPr>
              <w:spacing w:line="240" w:lineRule="auto"/>
              <w:rPr>
                <w:sz w:val="20"/>
                <w:szCs w:val="18"/>
              </w:rPr>
            </w:pPr>
            <w:r w:rsidRPr="003D22D9">
              <w:rPr>
                <w:sz w:val="20"/>
                <w:szCs w:val="18"/>
              </w:rPr>
              <w:t xml:space="preserve">Distance to nearest </w:t>
            </w:r>
            <w:del w:id="105" w:author="David Hofmann" w:date="2026-03-17T19:49:00Z" w16du:dateUtc="2026-03-17T17:49:00Z">
              <w:r w:rsidR="0095675D" w:rsidRPr="0095675D">
                <w:rPr>
                  <w:rFonts w:ascii="Aptos Narrow" w:eastAsia="Times New Roman" w:hAnsi="Aptos Narrow" w:cs="Times New Roman"/>
                  <w:color w:val="000000"/>
                  <w:sz w:val="16"/>
                  <w:szCs w:val="16"/>
                </w:rPr>
                <w:delText xml:space="preserve">source of flood or </w:delText>
              </w:r>
            </w:del>
            <w:ins w:id="106" w:author="David Hofmann" w:date="2026-03-17T19:49:00Z" w16du:dateUtc="2026-03-17T17:49:00Z">
              <w:r w:rsidR="00E631B7" w:rsidRPr="003D22D9">
                <w:rPr>
                  <w:sz w:val="20"/>
                  <w:szCs w:val="18"/>
                </w:rPr>
                <w:t xml:space="preserve">river, </w:t>
              </w:r>
            </w:ins>
            <w:r w:rsidR="00E631B7" w:rsidRPr="003D22D9">
              <w:rPr>
                <w:sz w:val="20"/>
                <w:szCs w:val="18"/>
              </w:rPr>
              <w:t>permanent water</w:t>
            </w:r>
            <w:del w:id="107" w:author="David Hofmann" w:date="2026-03-17T19:49:00Z" w16du:dateUtc="2026-03-17T17:49:00Z">
              <w:r w:rsidR="0095675D" w:rsidRPr="0095675D">
                <w:rPr>
                  <w:rFonts w:ascii="Aptos Narrow" w:eastAsia="Times New Roman" w:hAnsi="Aptos Narrow" w:cs="Times New Roman"/>
                  <w:color w:val="000000"/>
                  <w:sz w:val="16"/>
                  <w:szCs w:val="16"/>
                </w:rPr>
                <w:delText xml:space="preserve"> </w:delText>
              </w:r>
            </w:del>
            <w:ins w:id="108" w:author="David Hofmann" w:date="2026-03-17T19:49:00Z" w16du:dateUtc="2026-03-17T17:49:00Z">
              <w:r w:rsidR="00E631B7" w:rsidRPr="003D22D9">
                <w:rPr>
                  <w:sz w:val="20"/>
                  <w:szCs w:val="18"/>
                </w:rPr>
                <w:t xml:space="preserve">, or seasonal flood </w:t>
              </w:r>
            </w:ins>
            <w:r w:rsidRPr="003D22D9">
              <w:rPr>
                <w:sz w:val="20"/>
                <w:szCs w:val="18"/>
              </w:rPr>
              <w:t>(m)</w:t>
            </w:r>
          </w:p>
        </w:tc>
        <w:tc>
          <w:tcPr>
            <w:tcW w:w="0" w:type="auto"/>
            <w:noWrap/>
            <w:hideMark/>
          </w:tcPr>
          <w:p w14:paraId="1A44065C" w14:textId="77777777" w:rsidR="00A319BF" w:rsidRPr="003D22D9" w:rsidRDefault="00A319BF" w:rsidP="003D22D9">
            <w:pPr>
              <w:spacing w:line="240" w:lineRule="auto"/>
              <w:rPr>
                <w:sz w:val="20"/>
                <w:szCs w:val="18"/>
              </w:rPr>
            </w:pPr>
            <w:r w:rsidRPr="003D22D9">
              <w:rPr>
                <w:sz w:val="20"/>
                <w:szCs w:val="18"/>
              </w:rPr>
              <w:t>8 Days</w:t>
            </w:r>
          </w:p>
        </w:tc>
        <w:tc>
          <w:tcPr>
            <w:tcW w:w="0" w:type="auto"/>
            <w:noWrap/>
            <w:hideMark/>
          </w:tcPr>
          <w:p w14:paraId="3EB4B1A4" w14:textId="7CF776ED" w:rsidR="00A319BF" w:rsidRPr="003D22D9" w:rsidRDefault="00A319BF" w:rsidP="003D22D9">
            <w:pPr>
              <w:spacing w:line="240" w:lineRule="auto"/>
              <w:rPr>
                <w:sz w:val="20"/>
                <w:szCs w:val="18"/>
              </w:rPr>
            </w:pPr>
            <w:r w:rsidRPr="003D22D9">
              <w:rPr>
                <w:sz w:val="20"/>
                <w:szCs w:val="18"/>
              </w:rPr>
              <w:t>500</w:t>
            </w:r>
          </w:p>
        </w:tc>
        <w:tc>
          <w:tcPr>
            <w:tcW w:w="0" w:type="auto"/>
            <w:noWrap/>
            <w:hideMark/>
          </w:tcPr>
          <w:p w14:paraId="350FBF97" w14:textId="757F48E5" w:rsidR="00A319BF" w:rsidRPr="003D22D9" w:rsidRDefault="0095675D" w:rsidP="003D22D9">
            <w:pPr>
              <w:spacing w:line="240" w:lineRule="auto"/>
              <w:rPr>
                <w:sz w:val="20"/>
                <w:szCs w:val="18"/>
              </w:rPr>
            </w:pPr>
            <w:del w:id="109" w:author="David Hofmann" w:date="2026-03-17T19:49:00Z" w16du:dateUtc="2026-03-17T17:49:00Z">
              <w:r w:rsidRPr="0095675D">
                <w:rPr>
                  <w:rFonts w:ascii="Aptos Narrow" w:eastAsia="Times New Roman" w:hAnsi="Aptos Narrow" w:cs="Times New Roman"/>
                  <w:color w:val="000000"/>
                  <w:sz w:val="16"/>
                  <w:szCs w:val="16"/>
                </w:rPr>
                <w:delText>MOD43A4</w:delText>
              </w:r>
            </w:del>
            <w:ins w:id="110" w:author="David Hofmann" w:date="2026-03-17T19:49:00Z" w16du:dateUtc="2026-03-17T17:49:00Z">
              <w:r w:rsidR="00A319BF" w:rsidRPr="003D22D9">
                <w:rPr>
                  <w:sz w:val="20"/>
                  <w:szCs w:val="18"/>
                </w:rPr>
                <w:t>M</w:t>
              </w:r>
              <w:r w:rsidR="001D2EF1" w:rsidRPr="003D22D9">
                <w:rPr>
                  <w:sz w:val="20"/>
                  <w:szCs w:val="18"/>
                </w:rPr>
                <w:t>C</w:t>
              </w:r>
              <w:r w:rsidR="00A319BF" w:rsidRPr="003D22D9">
                <w:rPr>
                  <w:sz w:val="20"/>
                  <w:szCs w:val="18"/>
                </w:rPr>
                <w:t>D43A4</w:t>
              </w:r>
            </w:ins>
          </w:p>
        </w:tc>
        <w:tc>
          <w:tcPr>
            <w:tcW w:w="0" w:type="auto"/>
            <w:noWrap/>
            <w:hideMark/>
          </w:tcPr>
          <w:p w14:paraId="3835C39F" w14:textId="1DDA32A6"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floodmapr</w:t>
            </w:r>
            <w:proofErr w:type="spellEnd"/>
          </w:p>
        </w:tc>
        <w:tc>
          <w:tcPr>
            <w:tcW w:w="0" w:type="auto"/>
            <w:cellIns w:id="111" w:author="David Hofmann" w:date="2026-03-17T19:49:00Z"/>
          </w:tcPr>
          <w:p w14:paraId="29C7872E" w14:textId="454DA47C" w:rsidR="00A319BF" w:rsidRPr="003D22D9" w:rsidRDefault="00A319BF" w:rsidP="003D22D9">
            <w:pPr>
              <w:spacing w:line="240" w:lineRule="auto"/>
              <w:rPr>
                <w:sz w:val="20"/>
                <w:szCs w:val="18"/>
              </w:rPr>
            </w:pPr>
            <w:ins w:id="112" w:author="David Hofmann" w:date="2026-03-17T19:49:00Z" w16du:dateUtc="2026-03-17T17:49:00Z">
              <w:r w:rsidRPr="003D22D9">
                <w:rPr>
                  <w:sz w:val="20"/>
                  <w:szCs w:val="18"/>
                </w:rPr>
                <w:t>(5)</w:t>
              </w:r>
            </w:ins>
          </w:p>
        </w:tc>
      </w:tr>
      <w:tr w:rsidR="00A319BF" w:rsidRPr="003D22D9" w14:paraId="3B622FE9" w14:textId="6699B20F" w:rsidTr="00C7240B">
        <w:trPr>
          <w:trHeight w:val="290"/>
        </w:trPr>
        <w:tc>
          <w:tcPr>
            <w:tcW w:w="0" w:type="auto"/>
            <w:vMerge/>
            <w:noWrap/>
            <w:hideMark/>
          </w:tcPr>
          <w:p w14:paraId="36E215AF" w14:textId="49D9913C" w:rsidR="00A319BF" w:rsidRPr="003D22D9" w:rsidRDefault="00A319BF" w:rsidP="003D22D9">
            <w:pPr>
              <w:spacing w:line="240" w:lineRule="auto"/>
              <w:rPr>
                <w:sz w:val="20"/>
                <w:szCs w:val="18"/>
              </w:rPr>
            </w:pPr>
          </w:p>
        </w:tc>
        <w:tc>
          <w:tcPr>
            <w:tcW w:w="0" w:type="auto"/>
            <w:noWrap/>
            <w:hideMark/>
          </w:tcPr>
          <w:p w14:paraId="1A669985" w14:textId="77777777" w:rsidR="00A319BF" w:rsidRPr="003D22D9" w:rsidRDefault="00A319BF" w:rsidP="003D22D9">
            <w:pPr>
              <w:spacing w:line="240" w:lineRule="auto"/>
              <w:rPr>
                <w:sz w:val="20"/>
                <w:szCs w:val="18"/>
              </w:rPr>
            </w:pPr>
            <w:r w:rsidRPr="003D22D9">
              <w:rPr>
                <w:sz w:val="20"/>
                <w:szCs w:val="18"/>
              </w:rPr>
              <w:t>Pans</w:t>
            </w:r>
          </w:p>
        </w:tc>
        <w:tc>
          <w:tcPr>
            <w:tcW w:w="0" w:type="auto"/>
            <w:noWrap/>
            <w:hideMark/>
          </w:tcPr>
          <w:p w14:paraId="6D1C3212" w14:textId="2063CF39"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6DB9C390" w14:textId="2F1C7E0A" w:rsidR="00A319BF" w:rsidRPr="003D22D9" w:rsidRDefault="00A319BF" w:rsidP="003D22D9">
            <w:pPr>
              <w:spacing w:line="240" w:lineRule="auto"/>
              <w:rPr>
                <w:sz w:val="20"/>
                <w:szCs w:val="18"/>
              </w:rPr>
            </w:pPr>
            <w:r w:rsidRPr="003D22D9">
              <w:rPr>
                <w:sz w:val="20"/>
                <w:szCs w:val="18"/>
              </w:rPr>
              <w:t xml:space="preserve">Presence of </w:t>
            </w:r>
            <w:del w:id="113" w:author="David Hofmann" w:date="2026-03-17T19:49:00Z" w16du:dateUtc="2026-03-17T17:49:00Z">
              <w:r w:rsidR="0095675D" w:rsidRPr="0095675D">
                <w:rPr>
                  <w:rFonts w:ascii="Aptos Narrow" w:eastAsia="Times New Roman" w:hAnsi="Aptos Narrow" w:cs="Times New Roman"/>
                  <w:color w:val="000000"/>
                  <w:sz w:val="16"/>
                  <w:szCs w:val="16"/>
                </w:rPr>
                <w:delText>(</w:delText>
              </w:r>
            </w:del>
            <w:ins w:id="114" w:author="David Hofmann" w:date="2026-03-17T19:49:00Z" w16du:dateUtc="2026-03-17T17:49:00Z">
              <w:r w:rsidR="00490CA1" w:rsidRPr="003D22D9">
                <w:rPr>
                  <w:sz w:val="20"/>
                  <w:szCs w:val="18"/>
                </w:rPr>
                <w:t xml:space="preserve"> ephemeral</w:t>
              </w:r>
              <w:r w:rsidRPr="003D22D9">
                <w:rPr>
                  <w:sz w:val="20"/>
                  <w:szCs w:val="18"/>
                </w:rPr>
                <w:t xml:space="preserve"> pans</w:t>
              </w:r>
              <w:r w:rsidR="00490CA1" w:rsidRPr="003D22D9">
                <w:rPr>
                  <w:sz w:val="20"/>
                  <w:szCs w:val="18"/>
                </w:rPr>
                <w:t xml:space="preserve"> containing </w:t>
              </w:r>
            </w:ins>
            <w:r w:rsidR="00490CA1" w:rsidRPr="003D22D9">
              <w:rPr>
                <w:sz w:val="20"/>
                <w:szCs w:val="18"/>
              </w:rPr>
              <w:t>water</w:t>
            </w:r>
            <w:del w:id="115" w:author="David Hofmann" w:date="2026-03-17T19:49:00Z" w16du:dateUtc="2026-03-17T17:49:00Z">
              <w:r w:rsidR="0095675D" w:rsidRPr="0095675D">
                <w:rPr>
                  <w:rFonts w:ascii="Aptos Narrow" w:eastAsia="Times New Roman" w:hAnsi="Aptos Narrow" w:cs="Times New Roman"/>
                  <w:color w:val="000000"/>
                  <w:sz w:val="16"/>
                  <w:szCs w:val="16"/>
                </w:rPr>
                <w:delText>-filled) pans</w:delText>
              </w:r>
            </w:del>
          </w:p>
        </w:tc>
        <w:tc>
          <w:tcPr>
            <w:tcW w:w="0" w:type="auto"/>
            <w:noWrap/>
            <w:hideMark/>
          </w:tcPr>
          <w:p w14:paraId="0A90623A" w14:textId="77777777" w:rsidR="00A319BF" w:rsidRPr="003D22D9" w:rsidRDefault="00A319BF" w:rsidP="003D22D9">
            <w:pPr>
              <w:spacing w:line="240" w:lineRule="auto"/>
              <w:rPr>
                <w:sz w:val="20"/>
                <w:szCs w:val="18"/>
              </w:rPr>
            </w:pPr>
            <w:r w:rsidRPr="003D22D9">
              <w:rPr>
                <w:sz w:val="20"/>
                <w:szCs w:val="18"/>
              </w:rPr>
              <w:t>5/10 Days</w:t>
            </w:r>
          </w:p>
        </w:tc>
        <w:tc>
          <w:tcPr>
            <w:tcW w:w="0" w:type="auto"/>
            <w:noWrap/>
            <w:hideMark/>
          </w:tcPr>
          <w:p w14:paraId="601508BC" w14:textId="0AF067C1" w:rsidR="00A319BF" w:rsidRPr="003D22D9" w:rsidRDefault="00A319BF" w:rsidP="003D22D9">
            <w:pPr>
              <w:spacing w:line="240" w:lineRule="auto"/>
              <w:rPr>
                <w:sz w:val="20"/>
                <w:szCs w:val="18"/>
              </w:rPr>
            </w:pPr>
            <w:r w:rsidRPr="003D22D9">
              <w:rPr>
                <w:sz w:val="20"/>
                <w:szCs w:val="18"/>
              </w:rPr>
              <w:t>10</w:t>
            </w:r>
          </w:p>
        </w:tc>
        <w:tc>
          <w:tcPr>
            <w:tcW w:w="0" w:type="auto"/>
            <w:noWrap/>
            <w:hideMark/>
          </w:tcPr>
          <w:p w14:paraId="21FD00F2" w14:textId="77777777" w:rsidR="00A319BF" w:rsidRPr="003D22D9" w:rsidRDefault="00A319BF" w:rsidP="003D22D9">
            <w:pPr>
              <w:spacing w:line="240" w:lineRule="auto"/>
              <w:rPr>
                <w:sz w:val="20"/>
                <w:szCs w:val="18"/>
              </w:rPr>
            </w:pPr>
            <w:r w:rsidRPr="003D22D9">
              <w:rPr>
                <w:sz w:val="20"/>
                <w:szCs w:val="18"/>
              </w:rPr>
              <w:t>Sentinel 2</w:t>
            </w:r>
          </w:p>
        </w:tc>
        <w:tc>
          <w:tcPr>
            <w:tcW w:w="0" w:type="auto"/>
            <w:noWrap/>
            <w:hideMark/>
          </w:tcPr>
          <w:p w14:paraId="73A2DF64" w14:textId="77777777"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sen2r</w:t>
            </w:r>
          </w:p>
          <w:p w14:paraId="021A05EE" w14:textId="3244CE1D" w:rsidR="00A319BF" w:rsidRPr="003D22D9" w:rsidRDefault="00A319BF" w:rsidP="003D22D9">
            <w:pPr>
              <w:spacing w:line="240" w:lineRule="auto"/>
              <w:rPr>
                <w:rStyle w:val="Code"/>
                <w:rFonts w:eastAsiaTheme="minorEastAsia"/>
                <w:sz w:val="20"/>
                <w:szCs w:val="18"/>
                <w:lang w:eastAsia="de-CH"/>
              </w:rPr>
            </w:pPr>
          </w:p>
        </w:tc>
        <w:tc>
          <w:tcPr>
            <w:tcW w:w="0" w:type="auto"/>
            <w:cellIns w:id="116" w:author="David Hofmann" w:date="2026-03-17T19:49:00Z"/>
          </w:tcPr>
          <w:p w14:paraId="3150D070" w14:textId="6FEDA5A7" w:rsidR="00A319BF" w:rsidRPr="003D22D9" w:rsidRDefault="00A319BF" w:rsidP="003D22D9">
            <w:pPr>
              <w:spacing w:line="240" w:lineRule="auto"/>
              <w:rPr>
                <w:sz w:val="20"/>
                <w:szCs w:val="18"/>
              </w:rPr>
            </w:pPr>
            <w:ins w:id="117" w:author="David Hofmann" w:date="2026-03-17T19:49:00Z" w16du:dateUtc="2026-03-17T17:49:00Z">
              <w:r w:rsidRPr="003D22D9">
                <w:rPr>
                  <w:sz w:val="20"/>
                  <w:szCs w:val="18"/>
                </w:rPr>
                <w:t>(6)</w:t>
              </w:r>
            </w:ins>
          </w:p>
        </w:tc>
      </w:tr>
      <w:tr w:rsidR="00A319BF" w:rsidRPr="003D22D9" w14:paraId="7733816F" w14:textId="045938E6" w:rsidTr="00C7240B">
        <w:trPr>
          <w:trHeight w:val="290"/>
        </w:trPr>
        <w:tc>
          <w:tcPr>
            <w:tcW w:w="0" w:type="auto"/>
            <w:vMerge/>
            <w:noWrap/>
            <w:hideMark/>
          </w:tcPr>
          <w:p w14:paraId="40D4DD2E" w14:textId="7E4F2BEE" w:rsidR="00A319BF" w:rsidRPr="003D22D9" w:rsidRDefault="00A319BF" w:rsidP="003D22D9">
            <w:pPr>
              <w:spacing w:line="240" w:lineRule="auto"/>
              <w:rPr>
                <w:sz w:val="20"/>
                <w:szCs w:val="18"/>
              </w:rPr>
            </w:pPr>
          </w:p>
        </w:tc>
        <w:tc>
          <w:tcPr>
            <w:tcW w:w="0" w:type="auto"/>
            <w:noWrap/>
            <w:hideMark/>
          </w:tcPr>
          <w:p w14:paraId="41360EE5" w14:textId="77777777" w:rsidR="00A319BF" w:rsidRPr="003D22D9" w:rsidRDefault="00A319BF" w:rsidP="003D22D9">
            <w:pPr>
              <w:spacing w:line="240" w:lineRule="auto"/>
              <w:rPr>
                <w:sz w:val="20"/>
                <w:szCs w:val="18"/>
              </w:rPr>
            </w:pPr>
            <w:r w:rsidRPr="003D22D9">
              <w:rPr>
                <w:sz w:val="20"/>
                <w:szCs w:val="18"/>
              </w:rPr>
              <w:t>Distance to pans</w:t>
            </w:r>
          </w:p>
        </w:tc>
        <w:tc>
          <w:tcPr>
            <w:tcW w:w="0" w:type="auto"/>
            <w:noWrap/>
            <w:hideMark/>
          </w:tcPr>
          <w:p w14:paraId="51E63138" w14:textId="28BFA348"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06FB1CDF" w14:textId="193AF345" w:rsidR="00A319BF" w:rsidRPr="003D22D9" w:rsidRDefault="00A319BF" w:rsidP="003D22D9">
            <w:pPr>
              <w:spacing w:line="240" w:lineRule="auto"/>
              <w:rPr>
                <w:sz w:val="20"/>
                <w:szCs w:val="18"/>
              </w:rPr>
            </w:pPr>
            <w:r w:rsidRPr="003D22D9">
              <w:rPr>
                <w:sz w:val="20"/>
                <w:szCs w:val="18"/>
              </w:rPr>
              <w:t xml:space="preserve">Distance to nearest </w:t>
            </w:r>
            <w:del w:id="118" w:author="David Hofmann" w:date="2026-03-17T19:49:00Z" w16du:dateUtc="2026-03-17T17:49:00Z">
              <w:r w:rsidR="0095675D" w:rsidRPr="0095675D">
                <w:rPr>
                  <w:rFonts w:ascii="Aptos Narrow" w:eastAsia="Times New Roman" w:hAnsi="Aptos Narrow" w:cs="Times New Roman"/>
                  <w:color w:val="000000"/>
                  <w:sz w:val="16"/>
                  <w:szCs w:val="16"/>
                </w:rPr>
                <w:delText>(water-filled)</w:delText>
              </w:r>
            </w:del>
            <w:ins w:id="119" w:author="David Hofmann" w:date="2026-03-17T19:49:00Z" w16du:dateUtc="2026-03-17T17:49:00Z">
              <w:r w:rsidRPr="003D22D9">
                <w:rPr>
                  <w:sz w:val="20"/>
                  <w:szCs w:val="18"/>
                </w:rPr>
                <w:t xml:space="preserve"> </w:t>
              </w:r>
              <w:r w:rsidR="00490CA1" w:rsidRPr="003D22D9">
                <w:rPr>
                  <w:sz w:val="20"/>
                  <w:szCs w:val="18"/>
                </w:rPr>
                <w:t>ephemeral</w:t>
              </w:r>
            </w:ins>
            <w:r w:rsidR="00490CA1" w:rsidRPr="003D22D9">
              <w:rPr>
                <w:sz w:val="20"/>
                <w:szCs w:val="18"/>
              </w:rPr>
              <w:t xml:space="preserve"> </w:t>
            </w:r>
            <w:r w:rsidRPr="003D22D9">
              <w:rPr>
                <w:sz w:val="20"/>
                <w:szCs w:val="18"/>
              </w:rPr>
              <w:t>pan</w:t>
            </w:r>
            <w:del w:id="120" w:author="David Hofmann" w:date="2026-03-17T19:49:00Z" w16du:dateUtc="2026-03-17T17:49:00Z">
              <w:r w:rsidR="0095675D" w:rsidRPr="0095675D">
                <w:rPr>
                  <w:rFonts w:ascii="Aptos Narrow" w:eastAsia="Times New Roman" w:hAnsi="Aptos Narrow" w:cs="Times New Roman"/>
                  <w:color w:val="000000"/>
                  <w:sz w:val="16"/>
                  <w:szCs w:val="16"/>
                </w:rPr>
                <w:delText>-</w:delText>
              </w:r>
            </w:del>
            <w:ins w:id="121" w:author="David Hofmann" w:date="2026-03-17T19:49:00Z" w16du:dateUtc="2026-03-17T17:49:00Z">
              <w:r w:rsidR="00490CA1" w:rsidRPr="003D22D9">
                <w:rPr>
                  <w:sz w:val="20"/>
                  <w:szCs w:val="18"/>
                </w:rPr>
                <w:t xml:space="preserve"> containing </w:t>
              </w:r>
            </w:ins>
            <w:r w:rsidR="00490CA1" w:rsidRPr="003D22D9">
              <w:rPr>
                <w:sz w:val="20"/>
                <w:szCs w:val="18"/>
              </w:rPr>
              <w:t xml:space="preserve">water </w:t>
            </w:r>
            <w:r w:rsidRPr="003D22D9">
              <w:rPr>
                <w:sz w:val="20"/>
                <w:szCs w:val="18"/>
              </w:rPr>
              <w:t>(m)</w:t>
            </w:r>
          </w:p>
        </w:tc>
        <w:tc>
          <w:tcPr>
            <w:tcW w:w="0" w:type="auto"/>
            <w:noWrap/>
            <w:hideMark/>
          </w:tcPr>
          <w:p w14:paraId="6A8F3D39" w14:textId="77777777" w:rsidR="00A319BF" w:rsidRPr="003D22D9" w:rsidRDefault="00A319BF" w:rsidP="003D22D9">
            <w:pPr>
              <w:spacing w:line="240" w:lineRule="auto"/>
              <w:rPr>
                <w:sz w:val="20"/>
                <w:szCs w:val="18"/>
              </w:rPr>
            </w:pPr>
            <w:r w:rsidRPr="003D22D9">
              <w:rPr>
                <w:sz w:val="20"/>
                <w:szCs w:val="18"/>
              </w:rPr>
              <w:t>5/10 Days</w:t>
            </w:r>
          </w:p>
        </w:tc>
        <w:tc>
          <w:tcPr>
            <w:tcW w:w="0" w:type="auto"/>
            <w:noWrap/>
            <w:hideMark/>
          </w:tcPr>
          <w:p w14:paraId="142CA5FA" w14:textId="15EC8EE5" w:rsidR="00A319BF" w:rsidRPr="003D22D9" w:rsidRDefault="00A319BF" w:rsidP="003D22D9">
            <w:pPr>
              <w:spacing w:line="240" w:lineRule="auto"/>
              <w:rPr>
                <w:sz w:val="20"/>
                <w:szCs w:val="18"/>
              </w:rPr>
            </w:pPr>
            <w:r w:rsidRPr="003D22D9">
              <w:rPr>
                <w:sz w:val="20"/>
                <w:szCs w:val="18"/>
              </w:rPr>
              <w:t>10</w:t>
            </w:r>
          </w:p>
        </w:tc>
        <w:tc>
          <w:tcPr>
            <w:tcW w:w="0" w:type="auto"/>
            <w:noWrap/>
            <w:hideMark/>
          </w:tcPr>
          <w:p w14:paraId="0FE81B60" w14:textId="77777777" w:rsidR="00A319BF" w:rsidRPr="003D22D9" w:rsidRDefault="00A319BF" w:rsidP="003D22D9">
            <w:pPr>
              <w:spacing w:line="240" w:lineRule="auto"/>
              <w:rPr>
                <w:sz w:val="20"/>
                <w:szCs w:val="18"/>
              </w:rPr>
            </w:pPr>
            <w:r w:rsidRPr="003D22D9">
              <w:rPr>
                <w:sz w:val="20"/>
                <w:szCs w:val="18"/>
              </w:rPr>
              <w:t>Sentinel 2</w:t>
            </w:r>
          </w:p>
        </w:tc>
        <w:tc>
          <w:tcPr>
            <w:tcW w:w="0" w:type="auto"/>
            <w:noWrap/>
            <w:hideMark/>
          </w:tcPr>
          <w:p w14:paraId="566EE427" w14:textId="027D8118"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sen2r</w:t>
            </w:r>
          </w:p>
        </w:tc>
        <w:tc>
          <w:tcPr>
            <w:tcW w:w="0" w:type="auto"/>
            <w:cellIns w:id="122" w:author="David Hofmann" w:date="2026-03-17T19:49:00Z"/>
          </w:tcPr>
          <w:p w14:paraId="6DE88BB8" w14:textId="62748DE2" w:rsidR="00A319BF" w:rsidRPr="003D22D9" w:rsidRDefault="00A319BF" w:rsidP="003D22D9">
            <w:pPr>
              <w:spacing w:line="240" w:lineRule="auto"/>
              <w:rPr>
                <w:sz w:val="20"/>
                <w:szCs w:val="18"/>
              </w:rPr>
            </w:pPr>
            <w:ins w:id="123" w:author="David Hofmann" w:date="2026-03-17T19:49:00Z" w16du:dateUtc="2026-03-17T17:49:00Z">
              <w:r w:rsidRPr="003D22D9">
                <w:rPr>
                  <w:sz w:val="20"/>
                  <w:szCs w:val="18"/>
                </w:rPr>
                <w:t>(6)</w:t>
              </w:r>
            </w:ins>
          </w:p>
        </w:tc>
      </w:tr>
      <w:tr w:rsidR="00A319BF" w:rsidRPr="003D22D9" w14:paraId="75B687FA" w14:textId="0D450C94" w:rsidTr="00C7240B">
        <w:trPr>
          <w:trHeight w:val="290"/>
        </w:trPr>
        <w:tc>
          <w:tcPr>
            <w:tcW w:w="0" w:type="auto"/>
            <w:vMerge w:val="restart"/>
            <w:noWrap/>
            <w:hideMark/>
          </w:tcPr>
          <w:p w14:paraId="0DF9744A" w14:textId="6FA69564" w:rsidR="00A319BF" w:rsidRPr="003D22D9" w:rsidRDefault="00A319BF" w:rsidP="003D22D9">
            <w:pPr>
              <w:spacing w:line="240" w:lineRule="auto"/>
              <w:rPr>
                <w:sz w:val="20"/>
                <w:szCs w:val="18"/>
              </w:rPr>
            </w:pPr>
            <w:r w:rsidRPr="003D22D9">
              <w:rPr>
                <w:sz w:val="20"/>
                <w:szCs w:val="18"/>
              </w:rPr>
              <w:t>Climate</w:t>
            </w:r>
          </w:p>
        </w:tc>
        <w:tc>
          <w:tcPr>
            <w:tcW w:w="0" w:type="auto"/>
            <w:noWrap/>
            <w:hideMark/>
          </w:tcPr>
          <w:p w14:paraId="35EF0331" w14:textId="77777777" w:rsidR="00A319BF" w:rsidRPr="003D22D9" w:rsidRDefault="00A319BF" w:rsidP="003D22D9">
            <w:pPr>
              <w:spacing w:line="240" w:lineRule="auto"/>
              <w:rPr>
                <w:sz w:val="20"/>
                <w:szCs w:val="18"/>
              </w:rPr>
            </w:pPr>
            <w:r w:rsidRPr="003D22D9">
              <w:rPr>
                <w:sz w:val="20"/>
                <w:szCs w:val="18"/>
              </w:rPr>
              <w:t>Temperature</w:t>
            </w:r>
          </w:p>
        </w:tc>
        <w:tc>
          <w:tcPr>
            <w:tcW w:w="0" w:type="auto"/>
            <w:noWrap/>
            <w:hideMark/>
          </w:tcPr>
          <w:p w14:paraId="2D5A2D25" w14:textId="0995D3A9"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77829CB6" w14:textId="77777777" w:rsidR="00A319BF" w:rsidRPr="003D22D9" w:rsidRDefault="00A319BF" w:rsidP="003D22D9">
            <w:pPr>
              <w:spacing w:line="240" w:lineRule="auto"/>
              <w:rPr>
                <w:sz w:val="20"/>
                <w:szCs w:val="18"/>
              </w:rPr>
            </w:pPr>
            <w:r w:rsidRPr="003D22D9">
              <w:rPr>
                <w:sz w:val="20"/>
                <w:szCs w:val="18"/>
              </w:rPr>
              <w:t>2-m above-ground temperature (Celsius)</w:t>
            </w:r>
          </w:p>
        </w:tc>
        <w:tc>
          <w:tcPr>
            <w:tcW w:w="0" w:type="auto"/>
            <w:noWrap/>
            <w:hideMark/>
          </w:tcPr>
          <w:p w14:paraId="68C2DBC4" w14:textId="77777777" w:rsidR="00A319BF" w:rsidRPr="003D22D9" w:rsidRDefault="00A319BF" w:rsidP="003D22D9">
            <w:pPr>
              <w:spacing w:line="240" w:lineRule="auto"/>
              <w:rPr>
                <w:sz w:val="20"/>
                <w:szCs w:val="18"/>
              </w:rPr>
            </w:pPr>
            <w:r w:rsidRPr="003D22D9">
              <w:rPr>
                <w:sz w:val="20"/>
                <w:szCs w:val="18"/>
              </w:rPr>
              <w:t>4 Hours</w:t>
            </w:r>
          </w:p>
        </w:tc>
        <w:tc>
          <w:tcPr>
            <w:tcW w:w="0" w:type="auto"/>
            <w:noWrap/>
            <w:hideMark/>
          </w:tcPr>
          <w:p w14:paraId="1675CC8A" w14:textId="6D2896C0" w:rsidR="00A319BF" w:rsidRPr="003D22D9" w:rsidRDefault="00A319BF" w:rsidP="003D22D9">
            <w:pPr>
              <w:spacing w:line="240" w:lineRule="auto"/>
              <w:rPr>
                <w:sz w:val="20"/>
                <w:szCs w:val="18"/>
              </w:rPr>
            </w:pPr>
            <w:r w:rsidRPr="003D22D9">
              <w:rPr>
                <w:sz w:val="20"/>
                <w:szCs w:val="18"/>
              </w:rPr>
              <w:t>1,000</w:t>
            </w:r>
          </w:p>
        </w:tc>
        <w:tc>
          <w:tcPr>
            <w:tcW w:w="0" w:type="auto"/>
            <w:noWrap/>
            <w:hideMark/>
          </w:tcPr>
          <w:p w14:paraId="403497E9" w14:textId="77777777" w:rsidR="00A319BF" w:rsidRPr="003D22D9" w:rsidRDefault="00A319BF" w:rsidP="003D22D9">
            <w:pPr>
              <w:spacing w:line="240" w:lineRule="auto"/>
              <w:rPr>
                <w:sz w:val="20"/>
                <w:szCs w:val="18"/>
              </w:rPr>
            </w:pPr>
            <w:r w:rsidRPr="003D22D9">
              <w:rPr>
                <w:sz w:val="20"/>
                <w:szCs w:val="18"/>
              </w:rPr>
              <w:t>ERA5</w:t>
            </w:r>
          </w:p>
        </w:tc>
        <w:tc>
          <w:tcPr>
            <w:tcW w:w="0" w:type="auto"/>
            <w:noWrap/>
            <w:hideMark/>
          </w:tcPr>
          <w:p w14:paraId="3CB48DF3" w14:textId="48E0FF79"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rgee</w:t>
            </w:r>
            <w:proofErr w:type="spellEnd"/>
          </w:p>
        </w:tc>
        <w:tc>
          <w:tcPr>
            <w:tcW w:w="0" w:type="auto"/>
            <w:cellIns w:id="124" w:author="David Hofmann" w:date="2026-03-17T19:49:00Z"/>
          </w:tcPr>
          <w:p w14:paraId="2D0051A0" w14:textId="52E178A0" w:rsidR="00A319BF" w:rsidRPr="003D22D9" w:rsidRDefault="00A319BF" w:rsidP="003D22D9">
            <w:pPr>
              <w:spacing w:line="240" w:lineRule="auto"/>
              <w:rPr>
                <w:sz w:val="20"/>
                <w:szCs w:val="18"/>
              </w:rPr>
            </w:pPr>
            <w:ins w:id="125" w:author="David Hofmann" w:date="2026-03-17T19:49:00Z" w16du:dateUtc="2026-03-17T17:49:00Z">
              <w:r w:rsidRPr="003D22D9">
                <w:rPr>
                  <w:sz w:val="20"/>
                  <w:szCs w:val="18"/>
                </w:rPr>
                <w:t>(7)</w:t>
              </w:r>
            </w:ins>
          </w:p>
        </w:tc>
      </w:tr>
      <w:tr w:rsidR="00A319BF" w:rsidRPr="003D22D9" w14:paraId="7CF07A56" w14:textId="00482206" w:rsidTr="00C7240B">
        <w:trPr>
          <w:trHeight w:val="290"/>
        </w:trPr>
        <w:tc>
          <w:tcPr>
            <w:tcW w:w="0" w:type="auto"/>
            <w:vMerge/>
            <w:noWrap/>
            <w:hideMark/>
          </w:tcPr>
          <w:p w14:paraId="768B86D1" w14:textId="73D7B02D" w:rsidR="00A319BF" w:rsidRPr="003D22D9" w:rsidRDefault="00A319BF" w:rsidP="003D22D9">
            <w:pPr>
              <w:spacing w:line="240" w:lineRule="auto"/>
              <w:rPr>
                <w:sz w:val="20"/>
                <w:szCs w:val="18"/>
              </w:rPr>
            </w:pPr>
          </w:p>
        </w:tc>
        <w:tc>
          <w:tcPr>
            <w:tcW w:w="0" w:type="auto"/>
            <w:noWrap/>
            <w:hideMark/>
          </w:tcPr>
          <w:p w14:paraId="61BFE9A6" w14:textId="77777777" w:rsidR="00A319BF" w:rsidRPr="003D22D9" w:rsidRDefault="00A319BF" w:rsidP="003D22D9">
            <w:pPr>
              <w:spacing w:line="240" w:lineRule="auto"/>
              <w:rPr>
                <w:sz w:val="20"/>
                <w:szCs w:val="18"/>
              </w:rPr>
            </w:pPr>
            <w:r w:rsidRPr="003D22D9">
              <w:rPr>
                <w:sz w:val="20"/>
                <w:szCs w:val="18"/>
              </w:rPr>
              <w:t>Precipitation</w:t>
            </w:r>
          </w:p>
        </w:tc>
        <w:tc>
          <w:tcPr>
            <w:tcW w:w="0" w:type="auto"/>
            <w:noWrap/>
            <w:hideMark/>
          </w:tcPr>
          <w:p w14:paraId="1A736A89" w14:textId="54F5CD8F"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58CACC74" w14:textId="77777777" w:rsidR="00A319BF" w:rsidRPr="003D22D9" w:rsidRDefault="00A319BF" w:rsidP="003D22D9">
            <w:pPr>
              <w:spacing w:line="240" w:lineRule="auto"/>
              <w:rPr>
                <w:sz w:val="20"/>
                <w:szCs w:val="18"/>
              </w:rPr>
            </w:pPr>
            <w:r w:rsidRPr="003D22D9">
              <w:rPr>
                <w:sz w:val="20"/>
                <w:szCs w:val="18"/>
              </w:rPr>
              <w:t>Accumulated precipitation (mm/h)</w:t>
            </w:r>
          </w:p>
        </w:tc>
        <w:tc>
          <w:tcPr>
            <w:tcW w:w="0" w:type="auto"/>
            <w:noWrap/>
            <w:hideMark/>
          </w:tcPr>
          <w:p w14:paraId="7712714D" w14:textId="77777777" w:rsidR="00A319BF" w:rsidRPr="003D22D9" w:rsidRDefault="00A319BF" w:rsidP="003D22D9">
            <w:pPr>
              <w:spacing w:line="240" w:lineRule="auto"/>
              <w:rPr>
                <w:sz w:val="20"/>
                <w:szCs w:val="18"/>
              </w:rPr>
            </w:pPr>
            <w:r w:rsidRPr="003D22D9">
              <w:rPr>
                <w:sz w:val="20"/>
                <w:szCs w:val="18"/>
              </w:rPr>
              <w:t>4 Hours</w:t>
            </w:r>
          </w:p>
        </w:tc>
        <w:tc>
          <w:tcPr>
            <w:tcW w:w="0" w:type="auto"/>
            <w:noWrap/>
            <w:hideMark/>
          </w:tcPr>
          <w:p w14:paraId="19919E25" w14:textId="3A2E55D8" w:rsidR="00A319BF" w:rsidRPr="003D22D9" w:rsidRDefault="00A319BF" w:rsidP="003D22D9">
            <w:pPr>
              <w:spacing w:line="240" w:lineRule="auto"/>
              <w:rPr>
                <w:sz w:val="20"/>
                <w:szCs w:val="18"/>
              </w:rPr>
            </w:pPr>
            <w:r w:rsidRPr="003D22D9">
              <w:rPr>
                <w:sz w:val="20"/>
                <w:szCs w:val="18"/>
              </w:rPr>
              <w:t>1,000</w:t>
            </w:r>
          </w:p>
        </w:tc>
        <w:tc>
          <w:tcPr>
            <w:tcW w:w="0" w:type="auto"/>
            <w:noWrap/>
            <w:hideMark/>
          </w:tcPr>
          <w:p w14:paraId="026CBEFF" w14:textId="77777777" w:rsidR="00A319BF" w:rsidRPr="003D22D9" w:rsidRDefault="00A319BF" w:rsidP="003D22D9">
            <w:pPr>
              <w:spacing w:line="240" w:lineRule="auto"/>
              <w:rPr>
                <w:sz w:val="20"/>
                <w:szCs w:val="18"/>
              </w:rPr>
            </w:pPr>
            <w:r w:rsidRPr="003D22D9">
              <w:rPr>
                <w:sz w:val="20"/>
                <w:szCs w:val="18"/>
              </w:rPr>
              <w:t xml:space="preserve">JAXA </w:t>
            </w:r>
            <w:proofErr w:type="spellStart"/>
            <w:r w:rsidRPr="003D22D9">
              <w:rPr>
                <w:sz w:val="20"/>
                <w:szCs w:val="18"/>
              </w:rPr>
              <w:t>GSMaP</w:t>
            </w:r>
            <w:proofErr w:type="spellEnd"/>
          </w:p>
        </w:tc>
        <w:tc>
          <w:tcPr>
            <w:tcW w:w="0" w:type="auto"/>
            <w:noWrap/>
            <w:hideMark/>
          </w:tcPr>
          <w:p w14:paraId="20E7F00A" w14:textId="5E96930D"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Rgee</w:t>
            </w:r>
          </w:p>
        </w:tc>
        <w:tc>
          <w:tcPr>
            <w:tcW w:w="0" w:type="auto"/>
            <w:cellIns w:id="126" w:author="David Hofmann" w:date="2026-03-17T19:49:00Z"/>
          </w:tcPr>
          <w:p w14:paraId="6A4DEAD0" w14:textId="651419F6" w:rsidR="00A319BF" w:rsidRPr="003D22D9" w:rsidRDefault="00A319BF" w:rsidP="003D22D9">
            <w:pPr>
              <w:spacing w:line="240" w:lineRule="auto"/>
              <w:rPr>
                <w:sz w:val="20"/>
                <w:szCs w:val="18"/>
              </w:rPr>
            </w:pPr>
            <w:ins w:id="127" w:author="David Hofmann" w:date="2026-03-17T19:49:00Z" w16du:dateUtc="2026-03-17T17:49:00Z">
              <w:r w:rsidRPr="003D22D9">
                <w:rPr>
                  <w:sz w:val="20"/>
                  <w:szCs w:val="18"/>
                </w:rPr>
                <w:t>(8)</w:t>
              </w:r>
            </w:ins>
          </w:p>
        </w:tc>
      </w:tr>
      <w:tr w:rsidR="00A319BF" w:rsidRPr="003D22D9" w14:paraId="3CF8BB65" w14:textId="4A3614F7" w:rsidTr="00C7240B">
        <w:trPr>
          <w:trHeight w:val="290"/>
        </w:trPr>
        <w:tc>
          <w:tcPr>
            <w:tcW w:w="0" w:type="auto"/>
            <w:vMerge w:val="restart"/>
            <w:noWrap/>
            <w:hideMark/>
          </w:tcPr>
          <w:p w14:paraId="309229C2" w14:textId="3C3BC9BC" w:rsidR="00A319BF" w:rsidRPr="003D22D9" w:rsidRDefault="00A319BF" w:rsidP="003D22D9">
            <w:pPr>
              <w:spacing w:line="240" w:lineRule="auto"/>
              <w:rPr>
                <w:sz w:val="20"/>
                <w:szCs w:val="18"/>
              </w:rPr>
            </w:pPr>
            <w:r w:rsidRPr="003D22D9">
              <w:rPr>
                <w:sz w:val="20"/>
                <w:szCs w:val="18"/>
              </w:rPr>
              <w:t>Anthropogenic</w:t>
            </w:r>
          </w:p>
        </w:tc>
        <w:tc>
          <w:tcPr>
            <w:tcW w:w="0" w:type="auto"/>
            <w:shd w:val="clear" w:color="auto" w:fill="E7E6E6" w:themeFill="background2"/>
            <w:noWrap/>
            <w:hideMark/>
          </w:tcPr>
          <w:p w14:paraId="7258BC55" w14:textId="77777777" w:rsidR="00A319BF" w:rsidRPr="003D22D9" w:rsidRDefault="00A319BF" w:rsidP="003D22D9">
            <w:pPr>
              <w:spacing w:line="240" w:lineRule="auto"/>
              <w:rPr>
                <w:sz w:val="20"/>
                <w:szCs w:val="18"/>
              </w:rPr>
            </w:pPr>
            <w:r w:rsidRPr="003D22D9">
              <w:rPr>
                <w:sz w:val="20"/>
                <w:szCs w:val="18"/>
              </w:rPr>
              <w:t>Human density</w:t>
            </w:r>
          </w:p>
        </w:tc>
        <w:tc>
          <w:tcPr>
            <w:tcW w:w="0" w:type="auto"/>
            <w:shd w:val="clear" w:color="auto" w:fill="E7E6E6" w:themeFill="background2"/>
            <w:noWrap/>
            <w:hideMark/>
          </w:tcPr>
          <w:p w14:paraId="513E064F" w14:textId="3A097079" w:rsidR="00A319BF" w:rsidRPr="003D22D9" w:rsidRDefault="00A319BF" w:rsidP="003D22D9">
            <w:pPr>
              <w:spacing w:line="240" w:lineRule="auto"/>
              <w:rPr>
                <w:sz w:val="20"/>
                <w:szCs w:val="18"/>
              </w:rPr>
            </w:pPr>
            <w:r w:rsidRPr="003D22D9">
              <w:rPr>
                <w:sz w:val="20"/>
                <w:szCs w:val="18"/>
              </w:rPr>
              <w:t>C</w:t>
            </w:r>
          </w:p>
        </w:tc>
        <w:tc>
          <w:tcPr>
            <w:tcW w:w="0" w:type="auto"/>
            <w:shd w:val="clear" w:color="auto" w:fill="E7E6E6" w:themeFill="background2"/>
            <w:noWrap/>
            <w:hideMark/>
          </w:tcPr>
          <w:p w14:paraId="5384E13C" w14:textId="77777777" w:rsidR="00A319BF" w:rsidRPr="003D22D9" w:rsidRDefault="00A319BF" w:rsidP="003D22D9">
            <w:pPr>
              <w:spacing w:line="240" w:lineRule="auto"/>
              <w:rPr>
                <w:sz w:val="20"/>
                <w:szCs w:val="18"/>
              </w:rPr>
            </w:pPr>
            <w:r w:rsidRPr="003D22D9">
              <w:rPr>
                <w:sz w:val="20"/>
                <w:szCs w:val="18"/>
              </w:rPr>
              <w:t>Estimated human density (</w:t>
            </w:r>
            <w:proofErr w:type="spellStart"/>
            <w:r w:rsidRPr="003D22D9">
              <w:rPr>
                <w:sz w:val="20"/>
                <w:szCs w:val="18"/>
              </w:rPr>
              <w:t>inh</w:t>
            </w:r>
            <w:proofErr w:type="spellEnd"/>
            <w:r w:rsidRPr="003D22D9">
              <w:rPr>
                <w:sz w:val="20"/>
                <w:szCs w:val="18"/>
              </w:rPr>
              <w:t xml:space="preserve"> / sq-km)</w:t>
            </w:r>
          </w:p>
        </w:tc>
        <w:tc>
          <w:tcPr>
            <w:tcW w:w="0" w:type="auto"/>
            <w:shd w:val="clear" w:color="auto" w:fill="E7E6E6" w:themeFill="background2"/>
            <w:noWrap/>
            <w:hideMark/>
          </w:tcPr>
          <w:p w14:paraId="2BC1A127"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3E500D4A" w14:textId="7F3705FD" w:rsidR="00A319BF" w:rsidRPr="003D22D9" w:rsidRDefault="00A319BF" w:rsidP="003D22D9">
            <w:pPr>
              <w:spacing w:line="240" w:lineRule="auto"/>
              <w:rPr>
                <w:sz w:val="20"/>
                <w:szCs w:val="18"/>
              </w:rPr>
            </w:pPr>
            <w:r w:rsidRPr="003D22D9">
              <w:rPr>
                <w:sz w:val="20"/>
                <w:szCs w:val="18"/>
              </w:rPr>
              <w:t>30</w:t>
            </w:r>
          </w:p>
        </w:tc>
        <w:tc>
          <w:tcPr>
            <w:tcW w:w="0" w:type="auto"/>
            <w:shd w:val="clear" w:color="auto" w:fill="E7E6E6" w:themeFill="background2"/>
            <w:noWrap/>
            <w:hideMark/>
          </w:tcPr>
          <w:p w14:paraId="201AAB99" w14:textId="77777777" w:rsidR="00A319BF" w:rsidRPr="003D22D9" w:rsidRDefault="00A319BF" w:rsidP="003D22D9">
            <w:pPr>
              <w:spacing w:line="240" w:lineRule="auto"/>
              <w:rPr>
                <w:sz w:val="20"/>
                <w:szCs w:val="18"/>
              </w:rPr>
            </w:pPr>
            <w:r w:rsidRPr="003D22D9">
              <w:rPr>
                <w:sz w:val="20"/>
                <w:szCs w:val="18"/>
              </w:rPr>
              <w:t>Facebook</w:t>
            </w:r>
          </w:p>
        </w:tc>
        <w:tc>
          <w:tcPr>
            <w:tcW w:w="0" w:type="auto"/>
            <w:shd w:val="clear" w:color="auto" w:fill="E7E6E6" w:themeFill="background2"/>
            <w:noWrap/>
            <w:hideMark/>
          </w:tcPr>
          <w:p w14:paraId="3A35CCA5" w14:textId="77777777" w:rsidR="00A319BF" w:rsidRPr="003D22D9" w:rsidRDefault="00A319BF" w:rsidP="003D22D9">
            <w:pPr>
              <w:spacing w:line="240" w:lineRule="auto"/>
              <w:rPr>
                <w:sz w:val="20"/>
                <w:szCs w:val="18"/>
              </w:rPr>
            </w:pPr>
            <w:r w:rsidRPr="003D22D9">
              <w:rPr>
                <w:sz w:val="20"/>
                <w:szCs w:val="18"/>
              </w:rPr>
              <w:t>website</w:t>
            </w:r>
          </w:p>
        </w:tc>
        <w:tc>
          <w:tcPr>
            <w:tcW w:w="0" w:type="auto"/>
            <w:cellIns w:id="128" w:author="David Hofmann" w:date="2026-03-17T19:49:00Z"/>
          </w:tcPr>
          <w:p w14:paraId="17CF2312" w14:textId="635A6FAE" w:rsidR="00A319BF" w:rsidRPr="003D22D9" w:rsidRDefault="00A319BF" w:rsidP="003D22D9">
            <w:pPr>
              <w:spacing w:line="240" w:lineRule="auto"/>
              <w:rPr>
                <w:sz w:val="20"/>
                <w:szCs w:val="18"/>
              </w:rPr>
            </w:pPr>
            <w:ins w:id="129" w:author="David Hofmann" w:date="2026-03-17T19:49:00Z" w16du:dateUtc="2026-03-17T17:49:00Z">
              <w:r w:rsidRPr="003D22D9">
                <w:rPr>
                  <w:sz w:val="20"/>
                  <w:szCs w:val="18"/>
                </w:rPr>
                <w:t>(9)</w:t>
              </w:r>
            </w:ins>
          </w:p>
        </w:tc>
      </w:tr>
      <w:tr w:rsidR="00A319BF" w:rsidRPr="003D22D9" w14:paraId="3D97B72C" w14:textId="00812D21" w:rsidTr="00C7240B">
        <w:trPr>
          <w:trHeight w:val="290"/>
        </w:trPr>
        <w:tc>
          <w:tcPr>
            <w:tcW w:w="0" w:type="auto"/>
            <w:vMerge/>
            <w:noWrap/>
            <w:hideMark/>
          </w:tcPr>
          <w:p w14:paraId="2D39E949" w14:textId="2414B426" w:rsidR="00A319BF" w:rsidRPr="003D22D9" w:rsidRDefault="00A319BF" w:rsidP="003D22D9">
            <w:pPr>
              <w:spacing w:line="240" w:lineRule="auto"/>
              <w:rPr>
                <w:sz w:val="20"/>
                <w:szCs w:val="18"/>
              </w:rPr>
            </w:pPr>
          </w:p>
        </w:tc>
        <w:tc>
          <w:tcPr>
            <w:tcW w:w="0" w:type="auto"/>
            <w:shd w:val="clear" w:color="auto" w:fill="E7E6E6" w:themeFill="background2"/>
            <w:noWrap/>
            <w:hideMark/>
          </w:tcPr>
          <w:p w14:paraId="21B755F6" w14:textId="77777777" w:rsidR="00A319BF" w:rsidRPr="003D22D9" w:rsidRDefault="00A319BF" w:rsidP="003D22D9">
            <w:pPr>
              <w:spacing w:line="240" w:lineRule="auto"/>
              <w:rPr>
                <w:sz w:val="20"/>
                <w:szCs w:val="18"/>
              </w:rPr>
            </w:pPr>
            <w:r w:rsidRPr="003D22D9">
              <w:rPr>
                <w:sz w:val="20"/>
                <w:szCs w:val="18"/>
              </w:rPr>
              <w:t>Agriculture</w:t>
            </w:r>
          </w:p>
        </w:tc>
        <w:tc>
          <w:tcPr>
            <w:tcW w:w="0" w:type="auto"/>
            <w:shd w:val="clear" w:color="auto" w:fill="E7E6E6" w:themeFill="background2"/>
            <w:noWrap/>
            <w:hideMark/>
          </w:tcPr>
          <w:p w14:paraId="116979F0" w14:textId="26DA0C64"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1677AF2D" w14:textId="77777777" w:rsidR="00A319BF" w:rsidRPr="003D22D9" w:rsidRDefault="00A319BF" w:rsidP="003D22D9">
            <w:pPr>
              <w:spacing w:line="240" w:lineRule="auto"/>
              <w:rPr>
                <w:sz w:val="20"/>
                <w:szCs w:val="18"/>
              </w:rPr>
            </w:pPr>
            <w:r w:rsidRPr="003D22D9">
              <w:rPr>
                <w:sz w:val="20"/>
                <w:szCs w:val="18"/>
              </w:rPr>
              <w:t>Presence of agriculture</w:t>
            </w:r>
          </w:p>
        </w:tc>
        <w:tc>
          <w:tcPr>
            <w:tcW w:w="0" w:type="auto"/>
            <w:shd w:val="clear" w:color="auto" w:fill="E7E6E6" w:themeFill="background2"/>
            <w:noWrap/>
            <w:hideMark/>
          </w:tcPr>
          <w:p w14:paraId="088813AA"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67670AB7" w14:textId="43D49FE0" w:rsidR="00A319BF" w:rsidRPr="003D22D9" w:rsidRDefault="00A319BF" w:rsidP="003D22D9">
            <w:pPr>
              <w:spacing w:line="240" w:lineRule="auto"/>
              <w:rPr>
                <w:sz w:val="20"/>
                <w:szCs w:val="18"/>
              </w:rPr>
            </w:pPr>
            <w:r w:rsidRPr="003D22D9">
              <w:rPr>
                <w:sz w:val="20"/>
                <w:szCs w:val="18"/>
              </w:rPr>
              <w:t>30</w:t>
            </w:r>
          </w:p>
        </w:tc>
        <w:tc>
          <w:tcPr>
            <w:tcW w:w="0" w:type="auto"/>
            <w:shd w:val="clear" w:color="auto" w:fill="E7E6E6" w:themeFill="background2"/>
            <w:noWrap/>
            <w:hideMark/>
          </w:tcPr>
          <w:p w14:paraId="771303E4" w14:textId="77777777" w:rsidR="00A319BF" w:rsidRPr="003D22D9" w:rsidRDefault="00A319BF" w:rsidP="003D22D9">
            <w:pPr>
              <w:spacing w:line="240" w:lineRule="auto"/>
              <w:rPr>
                <w:sz w:val="20"/>
                <w:szCs w:val="18"/>
              </w:rPr>
            </w:pPr>
            <w:r w:rsidRPr="003D22D9">
              <w:rPr>
                <w:sz w:val="20"/>
                <w:szCs w:val="18"/>
              </w:rPr>
              <w:t>Globeland30 / Cropland</w:t>
            </w:r>
          </w:p>
        </w:tc>
        <w:tc>
          <w:tcPr>
            <w:tcW w:w="0" w:type="auto"/>
            <w:shd w:val="clear" w:color="auto" w:fill="E7E6E6" w:themeFill="background2"/>
            <w:noWrap/>
            <w:hideMark/>
          </w:tcPr>
          <w:p w14:paraId="2F8933DF" w14:textId="77777777" w:rsidR="00A319BF" w:rsidRPr="003D22D9" w:rsidRDefault="00A319BF" w:rsidP="003D22D9">
            <w:pPr>
              <w:spacing w:line="240" w:lineRule="auto"/>
              <w:rPr>
                <w:sz w:val="20"/>
                <w:szCs w:val="18"/>
              </w:rPr>
            </w:pPr>
            <w:r w:rsidRPr="003D22D9">
              <w:rPr>
                <w:sz w:val="20"/>
                <w:szCs w:val="18"/>
              </w:rPr>
              <w:t>website</w:t>
            </w:r>
          </w:p>
        </w:tc>
        <w:tc>
          <w:tcPr>
            <w:tcW w:w="0" w:type="auto"/>
            <w:cellIns w:id="130" w:author="David Hofmann" w:date="2026-03-17T19:49:00Z"/>
          </w:tcPr>
          <w:p w14:paraId="76ACF851" w14:textId="453AD7D4" w:rsidR="00A319BF" w:rsidRPr="003D22D9" w:rsidRDefault="00A319BF" w:rsidP="003D22D9">
            <w:pPr>
              <w:spacing w:line="240" w:lineRule="auto"/>
              <w:rPr>
                <w:sz w:val="20"/>
                <w:szCs w:val="18"/>
              </w:rPr>
            </w:pPr>
            <w:ins w:id="131" w:author="David Hofmann" w:date="2026-03-17T19:49:00Z" w16du:dateUtc="2026-03-17T17:49:00Z">
              <w:r w:rsidRPr="003D22D9">
                <w:rPr>
                  <w:sz w:val="20"/>
                  <w:szCs w:val="18"/>
                </w:rPr>
                <w:t>(</w:t>
              </w:r>
              <w:r w:rsidR="001D2EF1" w:rsidRPr="003D22D9">
                <w:rPr>
                  <w:sz w:val="20"/>
                  <w:szCs w:val="18"/>
                </w:rPr>
                <w:t>4) &amp; (</w:t>
              </w:r>
              <w:r w:rsidRPr="003D22D9">
                <w:rPr>
                  <w:sz w:val="20"/>
                  <w:szCs w:val="18"/>
                </w:rPr>
                <w:t>10)</w:t>
              </w:r>
            </w:ins>
          </w:p>
        </w:tc>
      </w:tr>
      <w:tr w:rsidR="00A319BF" w:rsidRPr="003D22D9" w14:paraId="35DE08F2" w14:textId="64BF3782" w:rsidTr="00C7240B">
        <w:trPr>
          <w:trHeight w:val="290"/>
        </w:trPr>
        <w:tc>
          <w:tcPr>
            <w:tcW w:w="0" w:type="auto"/>
            <w:vMerge/>
            <w:noWrap/>
            <w:hideMark/>
          </w:tcPr>
          <w:p w14:paraId="005ADF91" w14:textId="1C10EAE6" w:rsidR="00A319BF" w:rsidRPr="003D22D9" w:rsidRDefault="00A319BF" w:rsidP="003D22D9">
            <w:pPr>
              <w:spacing w:line="240" w:lineRule="auto"/>
              <w:rPr>
                <w:sz w:val="20"/>
                <w:szCs w:val="18"/>
              </w:rPr>
            </w:pPr>
          </w:p>
        </w:tc>
        <w:tc>
          <w:tcPr>
            <w:tcW w:w="0" w:type="auto"/>
            <w:shd w:val="clear" w:color="auto" w:fill="E7E6E6" w:themeFill="background2"/>
            <w:noWrap/>
            <w:hideMark/>
          </w:tcPr>
          <w:p w14:paraId="393F6337" w14:textId="77777777" w:rsidR="00A319BF" w:rsidRPr="003D22D9" w:rsidRDefault="00A319BF" w:rsidP="003D22D9">
            <w:pPr>
              <w:spacing w:line="240" w:lineRule="auto"/>
              <w:rPr>
                <w:sz w:val="20"/>
                <w:szCs w:val="18"/>
              </w:rPr>
            </w:pPr>
            <w:r w:rsidRPr="003D22D9">
              <w:rPr>
                <w:sz w:val="20"/>
                <w:szCs w:val="18"/>
              </w:rPr>
              <w:t>Roads</w:t>
            </w:r>
          </w:p>
        </w:tc>
        <w:tc>
          <w:tcPr>
            <w:tcW w:w="0" w:type="auto"/>
            <w:shd w:val="clear" w:color="auto" w:fill="E7E6E6" w:themeFill="background2"/>
            <w:noWrap/>
            <w:hideMark/>
          </w:tcPr>
          <w:p w14:paraId="4FCE0EE5" w14:textId="4FDD4FBE"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2F1E4E38" w14:textId="77777777" w:rsidR="00A319BF" w:rsidRPr="003D22D9" w:rsidRDefault="00A319BF" w:rsidP="003D22D9">
            <w:pPr>
              <w:spacing w:line="240" w:lineRule="auto"/>
              <w:rPr>
                <w:sz w:val="20"/>
                <w:szCs w:val="18"/>
              </w:rPr>
            </w:pPr>
            <w:r w:rsidRPr="003D22D9">
              <w:rPr>
                <w:sz w:val="20"/>
                <w:szCs w:val="18"/>
              </w:rPr>
              <w:t>Presence of roads</w:t>
            </w:r>
          </w:p>
        </w:tc>
        <w:tc>
          <w:tcPr>
            <w:tcW w:w="0" w:type="auto"/>
            <w:shd w:val="clear" w:color="auto" w:fill="E7E6E6" w:themeFill="background2"/>
            <w:noWrap/>
            <w:hideMark/>
          </w:tcPr>
          <w:p w14:paraId="38AB8AD1"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27F950EA" w14:textId="77777777" w:rsidR="00A319BF" w:rsidRPr="003D22D9" w:rsidRDefault="00A319BF" w:rsidP="003D22D9">
            <w:pPr>
              <w:spacing w:line="240" w:lineRule="auto"/>
              <w:rPr>
                <w:sz w:val="20"/>
                <w:szCs w:val="18"/>
              </w:rPr>
            </w:pPr>
            <w:r w:rsidRPr="003D22D9">
              <w:rPr>
                <w:sz w:val="20"/>
                <w:szCs w:val="18"/>
              </w:rPr>
              <w:t>vectorized</w:t>
            </w:r>
          </w:p>
        </w:tc>
        <w:tc>
          <w:tcPr>
            <w:tcW w:w="0" w:type="auto"/>
            <w:shd w:val="clear" w:color="auto" w:fill="E7E6E6" w:themeFill="background2"/>
            <w:noWrap/>
            <w:hideMark/>
          </w:tcPr>
          <w:p w14:paraId="22A1E472" w14:textId="77777777" w:rsidR="00A319BF" w:rsidRPr="003D22D9" w:rsidRDefault="00A319BF" w:rsidP="003D22D9">
            <w:pPr>
              <w:spacing w:line="240" w:lineRule="auto"/>
              <w:rPr>
                <w:sz w:val="20"/>
                <w:szCs w:val="18"/>
              </w:rPr>
            </w:pPr>
            <w:r w:rsidRPr="003D22D9">
              <w:rPr>
                <w:sz w:val="20"/>
                <w:szCs w:val="18"/>
              </w:rPr>
              <w:t>Open Street Map</w:t>
            </w:r>
          </w:p>
        </w:tc>
        <w:tc>
          <w:tcPr>
            <w:tcW w:w="0" w:type="auto"/>
            <w:shd w:val="clear" w:color="auto" w:fill="E7E6E6" w:themeFill="background2"/>
            <w:noWrap/>
            <w:hideMark/>
          </w:tcPr>
          <w:p w14:paraId="37C5AF2C" w14:textId="77777777" w:rsidR="00A319BF" w:rsidRPr="003D22D9" w:rsidRDefault="00A319BF" w:rsidP="003D22D9">
            <w:pPr>
              <w:spacing w:line="240" w:lineRule="auto"/>
              <w:rPr>
                <w:sz w:val="20"/>
                <w:szCs w:val="18"/>
              </w:rPr>
            </w:pPr>
            <w:r w:rsidRPr="003D22D9">
              <w:rPr>
                <w:sz w:val="20"/>
                <w:szCs w:val="18"/>
              </w:rPr>
              <w:t>website</w:t>
            </w:r>
          </w:p>
        </w:tc>
        <w:tc>
          <w:tcPr>
            <w:tcW w:w="0" w:type="auto"/>
            <w:cellIns w:id="132" w:author="David Hofmann" w:date="2026-03-17T19:49:00Z"/>
          </w:tcPr>
          <w:p w14:paraId="16C153D1" w14:textId="0E9AF5D3" w:rsidR="00A319BF" w:rsidRPr="003D22D9" w:rsidRDefault="00A319BF" w:rsidP="003D22D9">
            <w:pPr>
              <w:spacing w:line="240" w:lineRule="auto"/>
              <w:rPr>
                <w:sz w:val="20"/>
                <w:szCs w:val="18"/>
              </w:rPr>
            </w:pPr>
            <w:ins w:id="133" w:author="David Hofmann" w:date="2026-03-17T19:49:00Z" w16du:dateUtc="2026-03-17T17:49:00Z">
              <w:r w:rsidRPr="003D22D9">
                <w:rPr>
                  <w:sz w:val="20"/>
                  <w:szCs w:val="18"/>
                </w:rPr>
                <w:t>(11)</w:t>
              </w:r>
            </w:ins>
          </w:p>
        </w:tc>
      </w:tr>
      <w:tr w:rsidR="00A319BF" w:rsidRPr="003D22D9" w14:paraId="195428C3" w14:textId="11B92762" w:rsidTr="00C7240B">
        <w:trPr>
          <w:trHeight w:val="290"/>
        </w:trPr>
        <w:tc>
          <w:tcPr>
            <w:tcW w:w="0" w:type="auto"/>
            <w:vMerge w:val="restart"/>
            <w:noWrap/>
            <w:hideMark/>
          </w:tcPr>
          <w:p w14:paraId="2209FD37" w14:textId="56637AE4" w:rsidR="00A319BF" w:rsidRPr="003D22D9" w:rsidRDefault="00A319BF" w:rsidP="003D22D9">
            <w:pPr>
              <w:spacing w:line="240" w:lineRule="auto"/>
              <w:rPr>
                <w:sz w:val="20"/>
                <w:szCs w:val="18"/>
              </w:rPr>
            </w:pPr>
            <w:r w:rsidRPr="003D22D9">
              <w:rPr>
                <w:sz w:val="20"/>
                <w:szCs w:val="18"/>
              </w:rPr>
              <w:t>Light Intensity</w:t>
            </w:r>
          </w:p>
        </w:tc>
        <w:tc>
          <w:tcPr>
            <w:tcW w:w="0" w:type="auto"/>
            <w:shd w:val="clear" w:color="auto" w:fill="E7E6E6" w:themeFill="background2"/>
            <w:noWrap/>
            <w:hideMark/>
          </w:tcPr>
          <w:p w14:paraId="7443DD87" w14:textId="77777777" w:rsidR="00A319BF" w:rsidRPr="003D22D9" w:rsidRDefault="00A319BF" w:rsidP="003D22D9">
            <w:pPr>
              <w:spacing w:line="240" w:lineRule="auto"/>
              <w:rPr>
                <w:sz w:val="20"/>
                <w:szCs w:val="18"/>
              </w:rPr>
            </w:pPr>
            <w:r w:rsidRPr="003D22D9">
              <w:rPr>
                <w:sz w:val="20"/>
                <w:szCs w:val="18"/>
              </w:rPr>
              <w:t>Night</w:t>
            </w:r>
          </w:p>
        </w:tc>
        <w:tc>
          <w:tcPr>
            <w:tcW w:w="0" w:type="auto"/>
            <w:shd w:val="clear" w:color="auto" w:fill="E7E6E6" w:themeFill="background2"/>
            <w:noWrap/>
            <w:hideMark/>
          </w:tcPr>
          <w:p w14:paraId="6A9666DF" w14:textId="33E66660"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26F56955" w14:textId="77777777" w:rsidR="00A319BF" w:rsidRPr="003D22D9" w:rsidRDefault="00A319BF" w:rsidP="003D22D9">
            <w:pPr>
              <w:spacing w:line="240" w:lineRule="auto"/>
              <w:rPr>
                <w:sz w:val="20"/>
                <w:szCs w:val="18"/>
              </w:rPr>
            </w:pPr>
            <w:r w:rsidRPr="003D22D9">
              <w:rPr>
                <w:sz w:val="20"/>
                <w:szCs w:val="18"/>
              </w:rPr>
              <w:t>Binary variable (0 = day, 1 = night)</w:t>
            </w:r>
          </w:p>
        </w:tc>
        <w:tc>
          <w:tcPr>
            <w:tcW w:w="0" w:type="auto"/>
            <w:shd w:val="clear" w:color="auto" w:fill="E7E6E6" w:themeFill="background2"/>
            <w:noWrap/>
            <w:hideMark/>
          </w:tcPr>
          <w:p w14:paraId="2FD6A012" w14:textId="77777777" w:rsidR="00A319BF" w:rsidRPr="003D22D9" w:rsidRDefault="00A319BF" w:rsidP="003D22D9">
            <w:pPr>
              <w:spacing w:line="240" w:lineRule="auto"/>
              <w:rPr>
                <w:sz w:val="20"/>
                <w:szCs w:val="18"/>
              </w:rPr>
            </w:pPr>
            <w:r w:rsidRPr="003D22D9">
              <w:rPr>
                <w:sz w:val="20"/>
                <w:szCs w:val="18"/>
              </w:rPr>
              <w:t>4 Hours</w:t>
            </w:r>
          </w:p>
        </w:tc>
        <w:tc>
          <w:tcPr>
            <w:tcW w:w="0" w:type="auto"/>
            <w:shd w:val="clear" w:color="auto" w:fill="E7E6E6" w:themeFill="background2"/>
            <w:noWrap/>
            <w:hideMark/>
          </w:tcPr>
          <w:p w14:paraId="57C7A33C"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20CE26B1"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1FAF0B60" w14:textId="0E8EBD32"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moonlit</w:t>
            </w:r>
          </w:p>
        </w:tc>
        <w:tc>
          <w:tcPr>
            <w:tcW w:w="0" w:type="auto"/>
            <w:cellIns w:id="134" w:author="David Hofmann" w:date="2026-03-17T19:49:00Z"/>
          </w:tcPr>
          <w:p w14:paraId="0728A5C2" w14:textId="1A3913C9" w:rsidR="00A319BF" w:rsidRPr="003D22D9" w:rsidRDefault="00A319BF" w:rsidP="003D22D9">
            <w:pPr>
              <w:spacing w:line="240" w:lineRule="auto"/>
              <w:rPr>
                <w:rStyle w:val="Code"/>
                <w:rFonts w:eastAsiaTheme="minorEastAsia"/>
                <w:sz w:val="20"/>
                <w:szCs w:val="18"/>
                <w:lang w:eastAsia="de-CH"/>
              </w:rPr>
            </w:pPr>
            <w:ins w:id="135" w:author="David Hofmann" w:date="2026-03-17T19:49:00Z" w16du:dateUtc="2026-03-17T17:49:00Z">
              <w:r w:rsidRPr="003D22D9">
                <w:rPr>
                  <w:sz w:val="20"/>
                  <w:szCs w:val="18"/>
                </w:rPr>
                <w:t>(12)</w:t>
              </w:r>
            </w:ins>
          </w:p>
        </w:tc>
      </w:tr>
      <w:tr w:rsidR="00A319BF" w:rsidRPr="003D22D9" w14:paraId="389810C1" w14:textId="3D6BBE12" w:rsidTr="00C7240B">
        <w:trPr>
          <w:trHeight w:val="290"/>
        </w:trPr>
        <w:tc>
          <w:tcPr>
            <w:tcW w:w="0" w:type="auto"/>
            <w:vMerge/>
            <w:noWrap/>
            <w:hideMark/>
          </w:tcPr>
          <w:p w14:paraId="4CAC6DDF" w14:textId="29B54F28" w:rsidR="00A319BF" w:rsidRPr="003D22D9" w:rsidRDefault="00A319BF" w:rsidP="003D22D9">
            <w:pPr>
              <w:spacing w:line="240" w:lineRule="auto"/>
              <w:rPr>
                <w:sz w:val="20"/>
                <w:szCs w:val="18"/>
              </w:rPr>
            </w:pPr>
          </w:p>
        </w:tc>
        <w:tc>
          <w:tcPr>
            <w:tcW w:w="0" w:type="auto"/>
            <w:shd w:val="clear" w:color="auto" w:fill="E7E6E6" w:themeFill="background2"/>
            <w:noWrap/>
            <w:hideMark/>
          </w:tcPr>
          <w:p w14:paraId="0DFFE439" w14:textId="77777777" w:rsidR="00A319BF" w:rsidRPr="003D22D9" w:rsidRDefault="00A319BF" w:rsidP="003D22D9">
            <w:pPr>
              <w:spacing w:line="240" w:lineRule="auto"/>
              <w:rPr>
                <w:sz w:val="20"/>
                <w:szCs w:val="18"/>
              </w:rPr>
            </w:pPr>
            <w:r w:rsidRPr="003D22D9">
              <w:rPr>
                <w:sz w:val="20"/>
                <w:szCs w:val="18"/>
              </w:rPr>
              <w:t>Moon illumination</w:t>
            </w:r>
          </w:p>
        </w:tc>
        <w:tc>
          <w:tcPr>
            <w:tcW w:w="0" w:type="auto"/>
            <w:shd w:val="clear" w:color="auto" w:fill="E7E6E6" w:themeFill="background2"/>
            <w:noWrap/>
            <w:hideMark/>
          </w:tcPr>
          <w:p w14:paraId="2CE31AE0" w14:textId="31C5F715" w:rsidR="00A319BF" w:rsidRPr="003D22D9" w:rsidRDefault="00A319BF" w:rsidP="003D22D9">
            <w:pPr>
              <w:spacing w:line="240" w:lineRule="auto"/>
              <w:rPr>
                <w:sz w:val="20"/>
                <w:szCs w:val="18"/>
              </w:rPr>
            </w:pPr>
            <w:r w:rsidRPr="003D22D9">
              <w:rPr>
                <w:sz w:val="20"/>
                <w:szCs w:val="18"/>
              </w:rPr>
              <w:t>C</w:t>
            </w:r>
          </w:p>
        </w:tc>
        <w:tc>
          <w:tcPr>
            <w:tcW w:w="0" w:type="auto"/>
            <w:shd w:val="clear" w:color="auto" w:fill="E7E6E6" w:themeFill="background2"/>
            <w:noWrap/>
            <w:hideMark/>
          </w:tcPr>
          <w:p w14:paraId="1F8AD7BF" w14:textId="77777777" w:rsidR="00A319BF" w:rsidRPr="003D22D9" w:rsidRDefault="00A319BF" w:rsidP="003D22D9">
            <w:pPr>
              <w:spacing w:line="240" w:lineRule="auto"/>
              <w:rPr>
                <w:sz w:val="20"/>
                <w:szCs w:val="18"/>
              </w:rPr>
            </w:pPr>
            <w:r w:rsidRPr="003D22D9">
              <w:rPr>
                <w:sz w:val="20"/>
                <w:szCs w:val="18"/>
              </w:rPr>
              <w:t>Estimated moonlight illumination (lux)</w:t>
            </w:r>
          </w:p>
        </w:tc>
        <w:tc>
          <w:tcPr>
            <w:tcW w:w="0" w:type="auto"/>
            <w:shd w:val="clear" w:color="auto" w:fill="E7E6E6" w:themeFill="background2"/>
            <w:noWrap/>
            <w:hideMark/>
          </w:tcPr>
          <w:p w14:paraId="2C838218" w14:textId="77777777" w:rsidR="00A319BF" w:rsidRPr="003D22D9" w:rsidRDefault="00A319BF" w:rsidP="003D22D9">
            <w:pPr>
              <w:spacing w:line="240" w:lineRule="auto"/>
              <w:rPr>
                <w:sz w:val="20"/>
                <w:szCs w:val="18"/>
              </w:rPr>
            </w:pPr>
            <w:r w:rsidRPr="003D22D9">
              <w:rPr>
                <w:sz w:val="20"/>
                <w:szCs w:val="18"/>
              </w:rPr>
              <w:t>4 Hours</w:t>
            </w:r>
          </w:p>
        </w:tc>
        <w:tc>
          <w:tcPr>
            <w:tcW w:w="0" w:type="auto"/>
            <w:shd w:val="clear" w:color="auto" w:fill="E7E6E6" w:themeFill="background2"/>
            <w:noWrap/>
            <w:hideMark/>
          </w:tcPr>
          <w:p w14:paraId="4C22A60A"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6848A6DF"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46369FAA" w14:textId="43009B63"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moonlit</w:t>
            </w:r>
          </w:p>
        </w:tc>
        <w:tc>
          <w:tcPr>
            <w:tcW w:w="0" w:type="auto"/>
            <w:cellIns w:id="136" w:author="David Hofmann" w:date="2026-03-17T19:49:00Z"/>
          </w:tcPr>
          <w:p w14:paraId="69679406" w14:textId="59EC141F" w:rsidR="00A319BF" w:rsidRPr="003D22D9" w:rsidRDefault="00A319BF" w:rsidP="003D22D9">
            <w:pPr>
              <w:spacing w:line="240" w:lineRule="auto"/>
              <w:rPr>
                <w:rStyle w:val="Code"/>
                <w:rFonts w:eastAsiaTheme="minorEastAsia"/>
                <w:sz w:val="20"/>
                <w:szCs w:val="18"/>
                <w:lang w:eastAsia="de-CH"/>
              </w:rPr>
            </w:pPr>
            <w:ins w:id="137" w:author="David Hofmann" w:date="2026-03-17T19:49:00Z" w16du:dateUtc="2026-03-17T17:49:00Z">
              <w:r w:rsidRPr="003D22D9">
                <w:rPr>
                  <w:sz w:val="20"/>
                  <w:szCs w:val="18"/>
                </w:rPr>
                <w:t>(12)</w:t>
              </w:r>
            </w:ins>
          </w:p>
        </w:tc>
      </w:tr>
    </w:tbl>
    <w:p w14:paraId="3B768A74" w14:textId="4D56EE35" w:rsidR="003D22D9" w:rsidRDefault="00A2106D" w:rsidP="0061664B">
      <w:pPr>
        <w:pStyle w:val="Caption"/>
        <w:rPr>
          <w:rFonts w:eastAsia="Cambria"/>
          <w:b w:val="0"/>
          <w:bCs/>
        </w:rPr>
      </w:pPr>
      <w:r w:rsidRPr="00A2106D">
        <w:rPr>
          <w:rFonts w:eastAsia="Cambria"/>
        </w:rPr>
        <w:t>Note:</w:t>
      </w:r>
      <w:r w:rsidRPr="003D22D9">
        <w:rPr>
          <w:rFonts w:eastAsia="Cambria"/>
          <w:b w:val="0"/>
          <w:bCs/>
        </w:rPr>
        <w:t xml:space="preserve"> The covariates in gray were combined into</w:t>
      </w:r>
      <w:r w:rsidR="0095675D" w:rsidRPr="003D22D9">
        <w:rPr>
          <w:rFonts w:eastAsia="Cambria"/>
          <w:b w:val="0"/>
          <w:bCs/>
        </w:rPr>
        <w:t xml:space="preserve"> single </w:t>
      </w:r>
      <w:del w:id="138" w:author="David Hofmann" w:date="2026-03-17T19:49:00Z" w16du:dateUtc="2026-03-17T17:49:00Z">
        <w:r w:rsidR="0095675D" w:rsidRPr="00CC7A9B">
          <w:rPr>
            <w:rFonts w:eastAsia="Cambria"/>
            <w:b w:val="0"/>
          </w:rPr>
          <w:delText>layers</w:delText>
        </w:r>
        <w:r w:rsidRPr="00CC7A9B">
          <w:rPr>
            <w:rFonts w:eastAsia="Cambria"/>
            <w:b w:val="0"/>
          </w:rPr>
          <w:delText xml:space="preserve"> for</w:delText>
        </w:r>
      </w:del>
      <w:ins w:id="139" w:author="David Hofmann" w:date="2026-03-17T19:49:00Z" w16du:dateUtc="2026-03-17T17:49:00Z">
        <w:r w:rsidR="00A319BF" w:rsidRPr="003D22D9">
          <w:rPr>
            <w:rFonts w:eastAsia="Cambria"/>
            <w:b w:val="0"/>
            <w:bCs/>
          </w:rPr>
          <w:t>proxies of</w:t>
        </w:r>
      </w:ins>
      <w:r w:rsidRPr="003D22D9">
        <w:rPr>
          <w:rFonts w:eastAsia="Cambria"/>
          <w:b w:val="0"/>
          <w:bCs/>
        </w:rPr>
        <w:t xml:space="preserve"> water, human influence, and </w:t>
      </w:r>
      <w:r w:rsidR="00CC7A9B" w:rsidRPr="003D22D9">
        <w:rPr>
          <w:rFonts w:eastAsia="Cambria"/>
          <w:b w:val="0"/>
          <w:bCs/>
        </w:rPr>
        <w:t>light intensity</w:t>
      </w:r>
      <w:r w:rsidRPr="003D22D9">
        <w:rPr>
          <w:rFonts w:eastAsia="Cambria"/>
          <w:b w:val="0"/>
          <w:bCs/>
        </w:rPr>
        <w:t xml:space="preserve">, respectively. </w:t>
      </w:r>
      <w:r w:rsidR="007E6641" w:rsidRPr="003D22D9">
        <w:rPr>
          <w:rFonts w:eastAsia="Cambria"/>
          <w:b w:val="0"/>
          <w:bCs/>
        </w:rPr>
        <w:t>Layers were either of the continuous type (C) or binary (B).</w:t>
      </w:r>
      <w:r w:rsidR="00C67284" w:rsidRPr="003D22D9">
        <w:rPr>
          <w:rFonts w:eastAsia="Cambria"/>
          <w:b w:val="0"/>
          <w:bCs/>
        </w:rPr>
        <w:t xml:space="preserve"> </w:t>
      </w:r>
      <w:ins w:id="140" w:author="David Hofmann" w:date="2026-03-17T19:49:00Z" w16du:dateUtc="2026-03-17T17:49:00Z">
        <w:r w:rsidR="00C67284" w:rsidRPr="003D22D9">
          <w:rPr>
            <w:rFonts w:eastAsia="Cambria"/>
            <w:b w:val="0"/>
            <w:bCs/>
          </w:rPr>
          <w:t>Variables in italics were later disregarded due to convergence issues.</w:t>
        </w:r>
        <w:r w:rsidR="002E253C" w:rsidRPr="003D22D9">
          <w:rPr>
            <w:rFonts w:eastAsia="Cambria"/>
            <w:b w:val="0"/>
            <w:bCs/>
          </w:rPr>
          <w:t xml:space="preserve"> </w:t>
        </w:r>
        <w:r w:rsidR="00C67284" w:rsidRPr="003D22D9">
          <w:rPr>
            <w:rFonts w:eastAsia="Cambria"/>
            <w:b w:val="0"/>
            <w:bCs/>
          </w:rPr>
          <w:t xml:space="preserve">Download methods in </w:t>
        </w:r>
        <w:r w:rsidR="00C67284" w:rsidRPr="003D22D9">
          <w:rPr>
            <w:rStyle w:val="Code"/>
            <w:rFonts w:eastAsiaTheme="minorHAnsi"/>
            <w:b w:val="0"/>
            <w:bCs/>
            <w:sz w:val="16"/>
            <w:szCs w:val="16"/>
            <w:lang w:eastAsia="en-US"/>
          </w:rPr>
          <w:t>typewriter</w:t>
        </w:r>
        <w:r w:rsidR="00C67284" w:rsidRPr="003D22D9">
          <w:rPr>
            <w:rFonts w:eastAsia="Cambria"/>
            <w:b w:val="0"/>
            <w:bCs/>
          </w:rPr>
          <w:t xml:space="preserve"> font refer to R packages. References: (1) </w:t>
        </w:r>
      </w:ins>
      <w:r w:rsidR="00C67284" w:rsidRPr="003D22D9">
        <w:rPr>
          <w:rFonts w:eastAsia="Cambria"/>
          <w:b w:val="0"/>
          <w:bCs/>
        </w:rPr>
        <w:fldChar w:fldCharType="begin"/>
      </w:r>
      <w:r w:rsidR="00C67284" w:rsidRPr="003D22D9">
        <w:rPr>
          <w:rFonts w:eastAsia="Cambria"/>
          <w:b w:val="0"/>
          <w:bCs/>
        </w:rPr>
        <w:instrText xml:space="preserve"> ADDIN ZOTERO_ITEM CSL_CITATION {"citationID":"rll3GOE8","properties":{"unsorted":false,"formattedCitation":"(DiMiceli et al., 2015)","plainCitation":"(DiMiceli et al., 2015)","dontUpdate":true,"noteIndex":0},"citationItems":[{"id":858,"uris":["http://zotero.org/users/5449935/items/X7KNDZ2U"],"itemData":{"id":858,"type":"dataset","citation-key":"DiMiceli.2015","DOI":"10.5067/MODIS/MOD44B.006","publisher":"NASA EOSDIS Land Processes Distributed Active Archive Center","source":"DOI.org (Datacite)","title":"MOD44B MODIS/Terra Vegetation Continuous Fields Yearly L3 Global 250m SIN Grid V006","URL":"https://lpdaac.usgs.gov/products/mod44bv006/","author":[{"family":"DiMiceli","given":"Charlene"},{"family":"Carroll","given":"Mark"},{"family":"Sohlberg","given":"Robert"},{"family":"Kim","given":"Do-Hyung"},{"family":"Kelly","given":"Maggi"},{"family":"Townshend","given":"John"}],"accessed":{"date-parts":[["2023",7,12]]},"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rPr>
        <w:t>DiMiceli et al. (2015)</w:t>
      </w:r>
      <w:r w:rsidR="00C67284" w:rsidRPr="003D22D9">
        <w:rPr>
          <w:rFonts w:eastAsia="Cambria"/>
          <w:b w:val="0"/>
          <w:bCs/>
        </w:rPr>
        <w:fldChar w:fldCharType="end"/>
      </w:r>
      <w:ins w:id="141" w:author="David Hofmann" w:date="2026-03-17T19:49:00Z" w16du:dateUtc="2026-03-17T17:49:00Z">
        <w:r w:rsidR="00C67284" w:rsidRPr="003D22D9">
          <w:rPr>
            <w:rFonts w:eastAsia="Cambria"/>
            <w:b w:val="0"/>
            <w:bCs/>
          </w:rPr>
          <w:t xml:space="preserve"> (2) </w:t>
        </w:r>
      </w:ins>
      <w:r w:rsidR="00C67284" w:rsidRPr="003D22D9">
        <w:rPr>
          <w:rFonts w:eastAsia="Cambria"/>
          <w:b w:val="0"/>
          <w:bCs/>
        </w:rPr>
        <w:fldChar w:fldCharType="begin"/>
      </w:r>
      <w:r w:rsidR="00C67284" w:rsidRPr="003D22D9">
        <w:rPr>
          <w:rFonts w:eastAsia="Cambria"/>
          <w:b w:val="0"/>
          <w:bCs/>
        </w:rPr>
        <w:instrText xml:space="preserve"> ADDIN ZOTERO_ITEM CSL_CITATION {"citationID":"lYOOKrJD","properties":{"unsorted":false,"formattedCitation":"(Didan, 2015)","plainCitation":"(Didan, 2015)","dontUpdate":true,"noteIndex":0},"citationItems":[{"id":510,"uris":["http://zotero.org/users/5449935/items/53GTT53U"],"itemData":{"id":510,"type":"dataset","citation-key":"Didan.2015","DOI":"10.5067/MODIS/MOD13Q1.006","publisher":"NASA EOSDIS Land Processes Distributed Active Archive Center","title":"MOD13Q1 Modis/Terra Vegetation Indices 16-Day L3 Global 250m Sin Grid V006","URL":"https://lpdaac.usgs.gov/products/mod13q1v006/","author":[{"family":"Didan","given":"Kamel"}],"accessed":{"date-parts":[["2023",7,12]]},"issued":{"date-parts":[["2015"]]}}}],"schema":"https://github.com/citation-style-language/schema/raw/master/csl-citation.json"}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rPr>
        <w:t>Didan (2015)</w:t>
      </w:r>
      <w:r w:rsidR="00C67284" w:rsidRPr="003D22D9">
        <w:rPr>
          <w:rFonts w:eastAsia="Cambria"/>
          <w:b w:val="0"/>
          <w:bCs/>
        </w:rPr>
        <w:fldChar w:fldCharType="end"/>
      </w:r>
      <w:ins w:id="142" w:author="David Hofmann" w:date="2026-03-17T19:49:00Z" w16du:dateUtc="2026-03-17T17:49:00Z">
        <w:r w:rsidR="00C67284" w:rsidRPr="003D22D9">
          <w:rPr>
            <w:rFonts w:eastAsia="Cambria"/>
            <w:b w:val="0"/>
            <w:bCs/>
          </w:rPr>
          <w:t xml:space="preserve"> (3) </w:t>
        </w:r>
      </w:ins>
      <w:r w:rsidR="00C67284" w:rsidRPr="003D22D9">
        <w:rPr>
          <w:rFonts w:eastAsia="Cambria"/>
          <w:b w:val="0"/>
          <w:bCs/>
        </w:rPr>
        <w:fldChar w:fldCharType="begin"/>
      </w:r>
      <w:r w:rsidR="00C67284" w:rsidRPr="003D22D9">
        <w:rPr>
          <w:rFonts w:eastAsia="Cambria"/>
          <w:b w:val="0"/>
          <w:bCs/>
        </w:rPr>
        <w:instrText xml:space="preserve"> ADDIN ZOTERO_ITEM CSL_CITATION {"citationID":"mElJedxr","properties":{"unsorted":false,"formattedCitation":"(Yamazaki et al., 2019)","plainCitation":"(Yamazaki et al., 2019)","dontUpdate":true,"noteIndex":0},"citationItems":[{"id":659,"uris":["http://zotero.org/users/5449935/items/JCVTCX2F"],"itemData":{"id":659,"type":"article-journal","abstract":"High‐resolution raster hydrography maps are a fundamental data source for many geoscience applications. Here we introduce MERIT Hydro, a new global ﬂow direction map at 3‐arc sec resolution (~90 m at the equator) derived from the latest elevation data (MERIT DEM) and water body data sets (G1WBM, Global Surface Water Occurrence, and OpenStreetMap). We developed a new algorithm to extract river networks near automatically by separating actual inland basins from dummy depressions caused by the errors in input elevation data. After a minimum amount of hand editing, the constructed hydrography map shows good agreement with existing quality‐controlled river network data sets in terms of ﬂow accumulation area and river basin shape. The location of river streamlines was realistically aligned with existing satellite‐based global river channel data. Relative error in the drainage area was &lt;0.05 for 90% of Global Runoff Data Center (GRDC) gauges, conﬁrming the accuracy of the delineated global river networks. Discrepancies in ﬂow accumulation area were found mostly in arid river basins containing depressions that are occasionally connected at high water levels and thus resulting in uncertain watershed boundaries. MERIT Hydro improves on existing global hydrography data sets in terms of spatial coverage (between N90 and S60) and representation of small streams, mainly due to increased availability of high‐quality baseline geospatial data sets. The new ﬂow direction and ﬂow accumulation maps, along with accompanying supplementary layers on hydrologically adjusted elevation and channel width, will advance geoscience studies related to river hydrology at both global and local scales. Plain Language Summary Rivers play important roles in global hydrological and biogeochemical cycles, and many socioeconomic activities also depend on water resources in river basins. Global‐scale frontier studies of river networks and surface waters require that all rivers on the Earth are precisely mapped at high resolution, but until now, no such map has been produced. Here we present “MERIT Hydro,” the ﬁrs</w:instrText>
      </w:r>
      <w:r w:rsidR="00C67284" w:rsidRPr="003D22D9">
        <w:rPr>
          <w:rFonts w:eastAsia="Cambria"/>
          <w:b w:val="0"/>
          <w:bCs/>
          <w:lang w:val="fr-CH"/>
        </w:rPr>
        <w:instrText xml:space="preserve">t high‐resolution, global map of river networks developed by combining the latest global map of land surface elevation with the latest maps of water bodies that were built using satellites and open databases. Surface </w:instrText>
      </w:r>
      <w:r w:rsidR="00C67284" w:rsidRPr="003D22D9">
        <w:rPr>
          <w:rFonts w:eastAsia="Cambria"/>
          <w:b w:val="0"/>
          <w:bCs/>
        </w:rPr>
        <w:instrText>ﬂ</w:instrText>
      </w:r>
      <w:r w:rsidR="00C67284" w:rsidRPr="003D22D9">
        <w:rPr>
          <w:rFonts w:eastAsia="Cambria"/>
          <w:b w:val="0"/>
          <w:bCs/>
          <w:lang w:val="fr-CH"/>
        </w:rPr>
        <w:instrText xml:space="preserve">ow direction of each 3‐arc sec pixel (~90‐m size at the equator) is mapped across the entire globe except Antarctica, and many supplemental maps (such as </w:instrText>
      </w:r>
      <w:r w:rsidR="00C67284" w:rsidRPr="003D22D9">
        <w:rPr>
          <w:rFonts w:eastAsia="Cambria"/>
          <w:b w:val="0"/>
          <w:bCs/>
        </w:rPr>
        <w:instrText>ﬂ</w:instrText>
      </w:r>
      <w:r w:rsidR="00C67284" w:rsidRPr="003D22D9">
        <w:rPr>
          <w:rFonts w:eastAsia="Cambria"/>
          <w:b w:val="0"/>
          <w:bCs/>
          <w:lang w:val="fr-CH"/>
        </w:rPr>
        <w:instrText xml:space="preserve">ow accumulation area, river width, and a vectorized river network) are generated. MERIT Hydro thus represents a major advance in our ability to represent the global river network and is a data set that is anticipated to enhance a wide range of geoscience applications including </w:instrText>
      </w:r>
      <w:r w:rsidR="00C67284" w:rsidRPr="003D22D9">
        <w:rPr>
          <w:rFonts w:eastAsia="Cambria"/>
          <w:b w:val="0"/>
          <w:bCs/>
        </w:rPr>
        <w:instrText>ﬂ</w:instrText>
      </w:r>
      <w:r w:rsidR="00C67284" w:rsidRPr="003D22D9">
        <w:rPr>
          <w:rFonts w:eastAsia="Cambria"/>
          <w:b w:val="0"/>
          <w:bCs/>
          <w:lang w:val="fr-CH"/>
        </w:rPr>
        <w:instrText xml:space="preserve">ood risk assessment, aquatic carbon emissions, and climate modeling.","citation-key":"Yamazaki.2019","container-title":"Water Resources Research","DOI":"10.1029/2019WR024873","ISSN":"0043-1397, 1944-7973","language":"en","source":"Crossref","title":"MERIT HYDRO: A High‐Resolution Global Hydrography Map Based on Latest Topography Datasets","title-short":"Merit Hydro","URL":"https://onlinelibrary.wiley.com/doi/abs/10.1029/2019WR024873","author":[{"family":"Yamazaki","given":"Dai"},{"family":"Ikeshima","given":"Daiki"},{"family":"Sosa","given":"Jeison"},{"family":"Bates","given":"Paul D."},{"family":"Allen","given":"George"},{"family":"Pavelsky","given":"Tamlin"}],"accessed":{"date-parts":[["2019",10,25]]},"issued":{"date-parts":[["2019",5,28]]}}}],"schema":"https://github.com/citation-style-language/schema/raw/master/csl-citation.json"}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Yamazaki et al. (2019)</w:t>
      </w:r>
      <w:r w:rsidR="00C67284" w:rsidRPr="003D22D9">
        <w:rPr>
          <w:rFonts w:eastAsia="Cambria"/>
          <w:b w:val="0"/>
          <w:bCs/>
        </w:rPr>
        <w:fldChar w:fldCharType="end"/>
      </w:r>
      <w:ins w:id="143" w:author="David Hofmann" w:date="2026-03-17T19:49:00Z" w16du:dateUtc="2026-03-17T17:49:00Z">
        <w:r w:rsidR="00C67284" w:rsidRPr="003D22D9">
          <w:rPr>
            <w:rFonts w:eastAsia="Cambria"/>
            <w:b w:val="0"/>
            <w:bCs/>
            <w:lang w:val="fr-CH"/>
          </w:rPr>
          <w:t xml:space="preserve"> (4) </w:t>
        </w:r>
      </w:ins>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{"citationID":"iCbaFirQ","properties":{"unsorted":false,"formattedCitation":"(Chen et al., 2015)","plainCitation":"(Chen et al., 2015)","dontUpdate":true,"noteIndex":0},"citationItems":[{"id":526,"uris":["http://zotero.org/users/5449935/items/7XFXK2IX"],"itemData":{"id":526,"type":"article-journal","citation-key":"Chen.2015","container-title":"ISPRS Journal of Photogrammetry and Remote Sensing","DOI":"https://doi.org/10.1016/j.isprsjprs.2014.09.002","page":"7-27","title":"Global Land Cover Mapping at 30 m Resolution: A POK-Based Operational Approach","volume":"103","author":[{"family":"Chen","given":"Jun"},{"family":"Chen","given":"Jin"},{"family":"Liao","given":"Anping"},{"family":"Cao","given":"Xin"},{"family":"Chen","given":"Lijun"},{"family":"Chen","given":"Xuehong"},{"family":"He","given":"Chaoying"},{"family":"Han","given":"Gang"},{"family":"Peng","given":"Shu"},{"family":"Lu","given":"Miao"}],"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Chen et al. (2015)</w:t>
      </w:r>
      <w:r w:rsidR="00C67284" w:rsidRPr="003D22D9">
        <w:rPr>
          <w:rFonts w:eastAsia="Cambria"/>
          <w:b w:val="0"/>
          <w:bCs/>
        </w:rPr>
        <w:fldChar w:fldCharType="end"/>
      </w:r>
      <w:ins w:id="144" w:author="David Hofmann" w:date="2026-03-17T19:49:00Z" w16du:dateUtc="2026-03-17T17:49:00Z">
        <w:r w:rsidR="00C67284" w:rsidRPr="003D22D9">
          <w:rPr>
            <w:rFonts w:eastAsia="Cambria"/>
            <w:b w:val="0"/>
            <w:bCs/>
            <w:lang w:val="fr-CH"/>
          </w:rPr>
          <w:t xml:space="preserve"> (5) </w:t>
        </w:r>
      </w:ins>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{"citationID":"ubFdyXO6","properties":{"unsorted":false,"formattedCitation":"(C. Schaaf, 2015)","plainCitation":"(C. Schaaf, 2015)","dontUpdate":true,"noteIndex":0},"citationItems":[{"id":778,"uris":["http://zotero.org/users/5449935/items/UKAW24JZ"],"itemData":{"id":778,"type":"document","citation-key":"C.Schaaf.2015","DOI":"10.5067/MODIS/MCD43A4.006","publisher":"NASA EOSDIS Land Processes DAAC","source":"DataCite","title":"MCD43A4 MODIS/Terra+Aqua BRDF/Albedo Nadir BRDF Adjusted RefDaily L3 Global - 500m V006","URL":"https://lpdaac.usgs.gov/products/mcd43a4v006/","author":[{"family":"C. Schaaf","given":"Z. Wang"}],"accessed":{"date-parts":[["2019",10,25]]},"issued":{"date-parts":[["2015"]]}}}],"schema":"https://github.com/citation-style-language/schema/raw/master/csl-citation.json"}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C. Schaaf (2015)</w:t>
      </w:r>
      <w:r w:rsidR="00C67284" w:rsidRPr="003D22D9">
        <w:rPr>
          <w:rFonts w:eastAsia="Cambria"/>
          <w:b w:val="0"/>
          <w:bCs/>
        </w:rPr>
        <w:fldChar w:fldCharType="end"/>
      </w:r>
      <w:ins w:id="145" w:author="David Hofmann" w:date="2026-03-17T19:49:00Z" w16du:dateUtc="2026-03-17T17:49:00Z">
        <w:r w:rsidR="00C67284" w:rsidRPr="003D22D9">
          <w:rPr>
            <w:rFonts w:eastAsia="Cambria"/>
            <w:b w:val="0"/>
            <w:bCs/>
            <w:lang w:val="fr-CH"/>
          </w:rPr>
          <w:t xml:space="preserve"> (6) </w:t>
        </w:r>
      </w:ins>
      <w:r w:rsidR="00C67284" w:rsidRPr="003D22D9">
        <w:rPr>
          <w:rFonts w:eastAsia="Cambria"/>
          <w:b w:val="0"/>
          <w:bCs/>
        </w:rPr>
        <w:fldChar w:fldCharType="begin"/>
      </w:r>
      <w:r w:rsidR="00E85E21" w:rsidRPr="003D22D9">
        <w:rPr>
          <w:rFonts w:eastAsia="Cambria"/>
          <w:b w:val="0"/>
          <w:bCs/>
          <w:lang w:val="fr-CH"/>
        </w:rPr>
        <w:instrText xml:space="preserve"> ADDIN ZOTERO_ITEM CSL_CITATION {"citationID":"yuFHFhPh","properties":{"unsorted":false,"formattedCitation":"(ESA, 2023)","plainCitation":"(ESA, 2023)","dontUpdate":true,"noteIndex":0},"citationItems":[{"id":7243,"uris":["http://zotero.org/users/5449935/items/C936G8TI"],"itemData":{"id":7243,"type":"dataset","citation-key":"ESA.2025","note":"citation-key: ESA.2025","publisher":"Copernicus Open Access Hub","title":"Sentinel-2 Level-2A Product","URL":"https://scihub.copernicus.eu/dhus","author":[{"family":"ESA","given":"European Space Agency"}],"issued":{"date-parts":[["2025"]]}}}],"schema":"https://github.com/citation-style-language/schema/raw/master/csl-citation.json"}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ESA (2023)</w:t>
      </w:r>
      <w:r w:rsidR="00C67284" w:rsidRPr="003D22D9">
        <w:rPr>
          <w:rFonts w:eastAsia="Cambria"/>
          <w:b w:val="0"/>
          <w:bCs/>
        </w:rPr>
        <w:fldChar w:fldCharType="end"/>
      </w:r>
      <w:ins w:id="146" w:author="David Hofmann" w:date="2026-03-17T19:49:00Z" w16du:dateUtc="2026-03-17T17:49:00Z">
        <w:r w:rsidR="00C67284" w:rsidRPr="003D22D9">
          <w:rPr>
            <w:rFonts w:eastAsia="Cambria"/>
            <w:b w:val="0"/>
            <w:bCs/>
            <w:lang w:val="fr-CH"/>
          </w:rPr>
          <w:t xml:space="preserve"> (7) </w:t>
        </w:r>
      </w:ins>
      <w:r w:rsidR="00C67284" w:rsidRPr="003D22D9">
        <w:rPr>
          <w:rFonts w:eastAsia="Cambria"/>
          <w:b w:val="0"/>
          <w:bCs/>
          <w:lang w:val="fr-CH"/>
        </w:rPr>
        <w:fldChar w:fldCharType="begin"/>
      </w:r>
      <w:r w:rsidR="00C67284" w:rsidRPr="003D22D9">
        <w:rPr>
          <w:rFonts w:eastAsia="Cambria"/>
          <w:b w:val="0"/>
          <w:bCs/>
          <w:lang w:val="fr-CH"/>
        </w:rPr>
        <w:instrText xml:space="preserve"> ADDIN ZOTERO_ITEM CSL_CITATION {"citationID":"63AaUG2p","properties":{"unsorted":false,"formattedCitation":"(Mu\\uc0\\u241{}oz-Sabater et al., 2021)","plainCitation":"(Muñoz-Sabater et al., 2021)","dontUpdate":true,"noteIndex":0},"citationItems":[{"id":511,"uris":["http://zotero.org/users/5449935/items/EUBD9MFQ"],"itemData":{"id":511,"type":"article-journal","citation-key":"Munoz-Sabater.2021","container-title":"Earth System Science Data","issue":"9","page":"4349–4383","publisher":"Copernicus GmbH","source":"Google Scholar","title":"ERA5-Land: A state-of-the-art global reanalysis dataset for land applications","title-short":"ERA5-Land","volume":"13","author":[{"family":"Muñoz-Sabater","given":"Joaquín"},{"family":"Dutra","given":"Emanuel"},{"family":"Agustí-Panareda","given":"Anna"},{"family":"Albergel","given":"Clément"},{"family":"Arduini","given":"Gabriele"},{"family":"Balsamo","given":"Gianpaolo"},{"family":"Boussetta","given":"Souhail"},{"family":"Choulga","given":"Margarita"},{"family":"Harrigan","given":"Shaun"},{"family":"Hersbach","given":"Hans"}],"issued":{"date-parts":[["2021"]]}}}],"schema":"https://github.com/citation-style-language/schema/raw/master/csl-citation.json"} </w:instrText>
      </w:r>
      <w:r w:rsidR="00C67284" w:rsidRPr="003D22D9">
        <w:rPr>
          <w:rFonts w:eastAsia="Cambria"/>
          <w:b w:val="0"/>
          <w:bCs/>
          <w:lang w:val="fr-CH"/>
        </w:rPr>
        <w:fldChar w:fldCharType="separate"/>
      </w:r>
      <w:proofErr w:type="spellStart"/>
      <w:r w:rsidR="00C67284" w:rsidRPr="003D22D9">
        <w:rPr>
          <w:rFonts w:ascii="Calibri" w:hAnsi="Calibri" w:cs="Calibri"/>
          <w:b w:val="0"/>
          <w:bCs/>
          <w:lang w:val="fr-CH"/>
        </w:rPr>
        <w:t>Muñoz</w:t>
      </w:r>
      <w:proofErr w:type="spellEnd"/>
      <w:r w:rsidR="00C67284" w:rsidRPr="003D22D9">
        <w:rPr>
          <w:rFonts w:ascii="Calibri" w:hAnsi="Calibri" w:cs="Calibri"/>
          <w:b w:val="0"/>
          <w:bCs/>
          <w:lang w:val="fr-CH"/>
        </w:rPr>
        <w:t>-Sabater et al. (2021)</w:t>
      </w:r>
      <w:r w:rsidR="00C67284" w:rsidRPr="003D22D9">
        <w:rPr>
          <w:rFonts w:eastAsia="Cambria"/>
          <w:b w:val="0"/>
          <w:bCs/>
          <w:lang w:val="fr-CH"/>
        </w:rPr>
        <w:fldChar w:fldCharType="end"/>
      </w:r>
      <w:ins w:id="147" w:author="David Hofmann" w:date="2026-03-17T19:49:00Z" w16du:dateUtc="2026-03-17T17:49:00Z">
        <w:r w:rsidR="00C67284" w:rsidRPr="003D22D9">
          <w:rPr>
            <w:rFonts w:eastAsia="Cambria"/>
            <w:b w:val="0"/>
            <w:bCs/>
            <w:lang w:val="fr-CH"/>
          </w:rPr>
          <w:t xml:space="preserve"> (8) </w:t>
        </w:r>
      </w:ins>
      <w:r w:rsidR="00C67284" w:rsidRPr="003D22D9">
        <w:rPr>
          <w:rFonts w:eastAsia="Cambria"/>
          <w:b w:val="0"/>
          <w:bCs/>
          <w:lang w:val="fr-CH"/>
        </w:rPr>
        <w:fldChar w:fldCharType="begin"/>
      </w:r>
      <w:r w:rsidR="00C67284" w:rsidRPr="003D22D9">
        <w:rPr>
          <w:rFonts w:eastAsia="Cambria"/>
          <w:b w:val="0"/>
          <w:bCs/>
          <w:lang w:val="fr-CH"/>
        </w:rPr>
        <w:instrText xml:space="preserve"> ADDIN ZOTERO_ITEM CSL_CITATION {"citationID":"7XNCDvJ6","properties":{"unsorted":false,"formattedCitation":"(Kubota et al., 2020)","plainCitation":"(Kubota et al., 2020)","dontUpdate":true,"noteIndex":0},"citationItems":[{"id":518,"uris":["http://zotero.org/users/5449935/items/IL24GL85"],"itemData":{"id":518,"type":"chapter","abstract":"As the Japanese Global Precipitation Measurement (GPM) product, the Global Satellite Mapping of Precipitation (GSMaP) has been provided by the Japan Aerospace Exploration Agency (JAXA) to distribute hourly global precipitation map with 0.1° × 0.1° lat/lon grid. Since JAXA started near-real-time processing of the GSMaP on November 2007, there have been various significant improvements to the GSMaP. This paper summarizes GSMaP products and related algorithms in the GPM era and shows validation results in Japan and the United States.","citation-key":"Kubota.2020","collection-title":"Advances in Global Change Research","container-title":"Satellite Precipitation Measurement: Volume 1","DOI":"10.1007/978-3-030-24568-9_20","ISBN":"978-3-030-24568-9","language":"en","page":"355-373","publisher":"Springer International Publishing","publisher-place":"Cham","source":"Springer Link","title":"Global Satellite Mapping of Precipitation (GSMaP) Products in the GPM Era","URL":"https://doi.org/10.1007/978-3-030-24568-9_20","author":[{"family":"Kubota","given":"Takuji"},{"family":"Aonashi","given":"Kazumasa"},{"family":"Ushio","given":"Tomoo"},{"family":"Shige","given":"Shoichi"},{"family":"Takayabu","given":"Yukari N."},{"family":"Kachi","given":"Misako"},{"family":"Arai","given":"Yoriko"},{"family":"Tashima","given":"Tomoko"},{"family":"Masaki","given":"Takeshi"},{"family":"Kawamoto","given":"Nozomi"},{"family":"Mega","given":"Tomoaki"},{"family":"Yamamoto","given":"Munehisa K."},{"family":"Hamada","given":"Atsushi"},{"family":"Yamaji","given":"Moeka"},{"family":"Liu","given":"Guosheng"},{"family":"Oki","given":"Riko"}],"editor":[{"family":"Levizzani","given":"Vincenzo"},{"family":"Kidd","given":"Christopher"},{"family":"Kirschbaum","given":"Dalia B."},{"family":"Kummerow","given":"Christian D."},{"family":"Nakamura","given":"Kenji"},{"family":"Turk","given":"F. Joseph"}],"issued":{"date-parts":[["2020"]]}}}],"schema":"https://github.com/citation-style-language/schema/raw/master/csl-citation.json"} </w:instrText>
      </w:r>
      <w:r w:rsidR="00C67284" w:rsidRPr="003D22D9">
        <w:rPr>
          <w:rFonts w:eastAsia="Cambria"/>
          <w:b w:val="0"/>
          <w:bCs/>
          <w:lang w:val="fr-CH"/>
        </w:rPr>
        <w:fldChar w:fldCharType="separate"/>
      </w:r>
      <w:r w:rsidR="00C67284" w:rsidRPr="003D22D9">
        <w:rPr>
          <w:rFonts w:ascii="Calibri" w:hAnsi="Calibri" w:cs="Calibri"/>
          <w:b w:val="0"/>
          <w:bCs/>
          <w:lang w:val="fr-CH"/>
        </w:rPr>
        <w:t>Kubota et al. (2020)</w:t>
      </w:r>
      <w:r w:rsidR="00C67284" w:rsidRPr="003D22D9">
        <w:rPr>
          <w:rFonts w:eastAsia="Cambria"/>
          <w:b w:val="0"/>
          <w:bCs/>
          <w:lang w:val="fr-CH"/>
        </w:rPr>
        <w:fldChar w:fldCharType="end"/>
      </w:r>
      <w:ins w:id="148" w:author="David Hofmann" w:date="2026-03-17T19:49:00Z" w16du:dateUtc="2026-03-17T17:49:00Z">
        <w:r w:rsidR="00C67284" w:rsidRPr="003D22D9">
          <w:rPr>
            <w:rFonts w:eastAsia="Cambria"/>
            <w:b w:val="0"/>
            <w:bCs/>
            <w:lang w:val="fr-CH"/>
          </w:rPr>
          <w:t xml:space="preserve"> (9) </w:t>
        </w:r>
      </w:ins>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{"citationID":"BweGV4Hc","properties":{"unsorted":false,"formattedCitation":"(Facebook, 2019)","plainCitation":"(Facebook, 2019)","dontUpdate":true,"noteIndex":0},"citationItems":[{"id":777,"uris":["http://zotero.org/users/5449935/items/ZEDSSPAC"],"itemData":{"id":777,"type":"webpage","citation-key":"Facebook.2019","language":"en_AU","title":"High Resolution Population Density Maps - Humanitarian Data Exchange","URL":"https://data.humdata.org/dataset/highresolutionpopulationdensitymaps","author":[{"family":"Facebook","given":""}],"accessed":{"date-parts":[["2019",10,28]]},"issued":{"date-parts":[["2019"]]}}}],"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Facebook (2019)</w:t>
      </w:r>
      <w:r w:rsidR="00C67284" w:rsidRPr="003D22D9">
        <w:rPr>
          <w:rFonts w:eastAsia="Cambria"/>
          <w:b w:val="0"/>
          <w:bCs/>
        </w:rPr>
        <w:fldChar w:fldCharType="end"/>
      </w:r>
      <w:ins w:id="149" w:author="David Hofmann" w:date="2026-03-17T19:49:00Z" w16du:dateUtc="2026-03-17T17:49:00Z">
        <w:r w:rsidR="00C67284" w:rsidRPr="003D22D9">
          <w:rPr>
            <w:rFonts w:eastAsia="Cambria"/>
            <w:b w:val="0"/>
            <w:bCs/>
            <w:lang w:val="fr-CH"/>
          </w:rPr>
          <w:t xml:space="preserve"> (10) </w:t>
        </w:r>
      </w:ins>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{"citationID":"Pjy2fuat","properties":{"unsorted":false,"formattedCitation":"(Xiong et al., 2017)","plainCitation":"(Xiong et al., 2017)","dontUpdate":true,"noteIndex":0},"citationItems":[{"id":660,"uris":["http://zotero.org/users/5449935/items/GR2J3FL4"],"itemData":{"id":660,"type":"article-journal","citation-key":"Xiong.2017","container-title":"Remote Sensing","DOI":"https://doi.org/10.3390/rs9101065","issue":"10","page":"1065","title":"Nominal 30-m Cropland Extent Map of Continental Africa by Integrating Pixel-Based and Object-Based Algorithms Using Sentinel-2 and Landsat-8 Data on Google Earth Engine","volume":"9","author":[{"family":"Xiong","given":"Jun"},{"family":"Thenkabail","given":"Prasad"},{"family":"Tilton","given":"James"},{"family":"Gumma","given":"Murali"},{"family":"Teluguntla","given":"Pardhasaradhi"},{"family":"Oliphant","given":"Adam"},{"family":"Congalton","given":"Russell"},{"family":"Yadav","given":"Kamini"},{"family":"Gorelick","given":"Noel"}],"issued":{"date-parts":[["2017"]]}}}],"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Xiong et al. (2017)</w:t>
      </w:r>
      <w:r w:rsidR="00C67284" w:rsidRPr="003D22D9">
        <w:rPr>
          <w:rFonts w:eastAsia="Cambria"/>
          <w:b w:val="0"/>
          <w:bCs/>
        </w:rPr>
        <w:fldChar w:fldCharType="end"/>
      </w:r>
      <w:ins w:id="150" w:author="David Hofmann" w:date="2026-03-17T19:49:00Z" w16du:dateUtc="2026-03-17T17:49:00Z">
        <w:r w:rsidR="00C67284" w:rsidRPr="003D22D9">
          <w:rPr>
            <w:rFonts w:eastAsia="Cambria"/>
            <w:b w:val="0"/>
            <w:bCs/>
            <w:lang w:val="fr-CH"/>
          </w:rPr>
          <w:t xml:space="preserve"> (11) </w:t>
        </w:r>
      </w:ins>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{"citationID":"MrBLbl3u","properties":{"unsorted":false,"formattedCitation":"(OpenStreetMap Contributors, 2024)","plainCitation":"(OpenStreetMap Contributors, 2024)","dontUpdate":true,"noteIndex":0},"citationItems":[{"id":7244,"uris":["http://zotero.org/users/5449935/items/HZF357ZA"],"itemData":{"id":7244,"type":"document","citation-key":"OSM","note":"citation-key: OSM","title":"OpenStreetMap","URL":"https://www.openstreetmap.org","author":[{"literal":"OpenStreetMap Contributors"}],"issued":{"date-parts":[["2025"]]}}}],"schema":"https://github.com/citation-style-language/schema/raw/master/csl-citation.json"} </w:instrText>
      </w:r>
      <w:r w:rsidR="00C67284" w:rsidRPr="003D22D9">
        <w:rPr>
          <w:rFonts w:eastAsia="Cambria"/>
          <w:b w:val="0"/>
          <w:bCs/>
        </w:rPr>
        <w:fldChar w:fldCharType="separate"/>
      </w:r>
      <w:proofErr w:type="spellStart"/>
      <w:r w:rsidR="00C67284" w:rsidRPr="003D22D9">
        <w:rPr>
          <w:rFonts w:ascii="Calibri" w:hAnsi="Calibri" w:cs="Calibri"/>
          <w:b w:val="0"/>
          <w:bCs/>
          <w:lang w:val="fr-CH"/>
        </w:rPr>
        <w:t>OpenStreetMap</w:t>
      </w:r>
      <w:proofErr w:type="spellEnd"/>
      <w:r w:rsidR="00C67284" w:rsidRPr="003D22D9">
        <w:rPr>
          <w:rFonts w:ascii="Calibri" w:hAnsi="Calibri" w:cs="Calibri"/>
          <w:b w:val="0"/>
          <w:bCs/>
          <w:lang w:val="fr-CH"/>
        </w:rPr>
        <w:t xml:space="preserve"> </w:t>
      </w:r>
      <w:proofErr w:type="spellStart"/>
      <w:r w:rsidR="00C67284" w:rsidRPr="003D22D9">
        <w:rPr>
          <w:rFonts w:ascii="Calibri" w:hAnsi="Calibri" w:cs="Calibri"/>
          <w:b w:val="0"/>
          <w:bCs/>
          <w:lang w:val="fr-CH"/>
        </w:rPr>
        <w:t>Contributors</w:t>
      </w:r>
      <w:proofErr w:type="spellEnd"/>
      <w:r w:rsidR="00C67284" w:rsidRPr="003D22D9">
        <w:rPr>
          <w:rFonts w:ascii="Calibri" w:hAnsi="Calibri" w:cs="Calibri"/>
          <w:b w:val="0"/>
          <w:bCs/>
          <w:lang w:val="fr-CH"/>
        </w:rPr>
        <w:t xml:space="preserve"> (2024)</w:t>
      </w:r>
      <w:r w:rsidR="00C67284" w:rsidRPr="003D22D9">
        <w:rPr>
          <w:rFonts w:eastAsia="Cambria"/>
          <w:b w:val="0"/>
          <w:bCs/>
        </w:rPr>
        <w:fldChar w:fldCharType="end"/>
      </w:r>
      <w:ins w:id="151" w:author="David Hofmann" w:date="2026-03-17T19:49:00Z" w16du:dateUtc="2026-03-17T17:49:00Z">
        <w:r w:rsidR="00C67284" w:rsidRPr="003D22D9">
          <w:rPr>
            <w:rFonts w:eastAsia="Cambria"/>
            <w:b w:val="0"/>
            <w:bCs/>
            <w:lang w:val="fr-CH"/>
          </w:rPr>
          <w:t xml:space="preserve"> (12) </w:t>
        </w:r>
      </w:ins>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{"citationID":"wwwuYB6W","properties":{"unsorted":false,"formattedCitation":"(\\uc0\\u346{}mielak, 2023)","plainCitation":"(Śmielak, 2023)","dontUpdate":true,"noteIndex":0},"citationItems":[{"id":184,"uris":["http://zotero.org/users/5449935/items/UHAYAZH7"],"itemData":{"id":184,"type":"article-journal","abstract":"Light availability is one of the key drivers of animal activity, and moonlight is the brightest source of natural light at night. Moon phase is commonly used but, while convenient, it can be a poor proxy for lunar illumination on the ground. While the moon phase remains effectively constant within a night, actual moonlight intensity is affected by multiple factors such as disc brightness, position of the moon, distance to the moon, angle of incidence, and cloud cover. A moonlight illumination model is presented for any given time and location, which is significantly better at predicting lunar illumination than moon phase. The model explains up to 92.2% of the</w:instrText>
      </w:r>
      <w:r w:rsidR="00C67284" w:rsidRPr="003D22D9">
        <w:rPr>
          <w:rFonts w:eastAsia="Cambria"/>
          <w:b w:val="0"/>
          <w:bCs/>
        </w:rPr>
        <w:instrText xml:space="preserve"> variation in illumination levels with a residual standard error of 1.4%, compared to 60% explained by moon phase with a residual standard error of 22.6%. Importantly, the model not only predicts changes in mean illumination between nights but also within each night, providing greater temporal resolution of illumination estimates. An R package moonlit facilitating moonlight illumination modelling is also presented. Using a case study, it is shown that modelled moonlight intensity can be a better predictor of animal activity than moon phase. More importantly, complex patterns of activity are shown where animals focus their activity around certain illumination levels. This relationship could not be identified using moon phase alone. The model can be universally applied to a wide range of ecological and behavioural research, including existing datasets, allowing a better understanding of lunar illumination as an ecological resource.","citation-key":"Smielak.2023","container-title":"Behavioral Ecology and Sociobiology","DOI":"10.1007/s00265-022-03287-2","ISSN":"1432-0762","issue":"2","journalAbbreviation":"Behav Ecol Sociobiol","language":"en","page":"21","source":"Springer Link","title":"Biologically Meaningful Moonlight Measures and Their Application in Ecological Research","volume":"77","author":[{"family":"Śmielak","given":"Michał Krysztof"}],"issued":{"date-parts":[["2023",2,10]]}}}],"schema":"https://github.com/citation-style-language/schema/raw/master/csl-citation.json"} </w:instrText>
      </w:r>
      <w:r w:rsidR="00C67284" w:rsidRPr="003D22D9">
        <w:rPr>
          <w:rFonts w:eastAsia="Cambria"/>
          <w:b w:val="0"/>
          <w:bCs/>
        </w:rPr>
        <w:fldChar w:fldCharType="separate"/>
      </w:r>
      <w:proofErr w:type="spellStart"/>
      <w:r w:rsidR="00C67284" w:rsidRPr="003D22D9">
        <w:rPr>
          <w:rFonts w:ascii="Calibri" w:hAnsi="Calibri" w:cs="Calibri"/>
          <w:b w:val="0"/>
          <w:bCs/>
        </w:rPr>
        <w:t>Śmielak</w:t>
      </w:r>
      <w:proofErr w:type="spellEnd"/>
      <w:r w:rsidR="00C67284" w:rsidRPr="003D22D9">
        <w:rPr>
          <w:rFonts w:ascii="Calibri" w:hAnsi="Calibri" w:cs="Calibri"/>
          <w:b w:val="0"/>
          <w:bCs/>
        </w:rPr>
        <w:t xml:space="preserve"> (2023)</w:t>
      </w:r>
      <w:r w:rsidR="00C67284" w:rsidRPr="003D22D9">
        <w:rPr>
          <w:rFonts w:eastAsia="Cambria"/>
          <w:b w:val="0"/>
          <w:bCs/>
        </w:rPr>
        <w:fldChar w:fldCharType="end"/>
      </w:r>
      <w:ins w:id="152" w:author="David Hofmann" w:date="2026-03-17T19:49:00Z" w16du:dateUtc="2026-03-17T17:49:00Z">
        <w:r w:rsidR="00C67284" w:rsidRPr="003D22D9">
          <w:rPr>
            <w:rFonts w:eastAsia="Cambria"/>
            <w:b w:val="0"/>
            <w:bCs/>
          </w:rPr>
          <w:t>.</w:t>
        </w:r>
      </w:ins>
      <w:r w:rsidR="002E253C" w:rsidRPr="003D22D9">
        <w:rPr>
          <w:rFonts w:eastAsia="Cambria"/>
          <w:b w:val="0"/>
          <w:bCs/>
        </w:rPr>
        <w:t xml:space="preserve">Further details on covariate preparation and aggregation are provided in Appendix </w:t>
      </w:r>
      <w:del w:id="153" w:author="David Hofmann" w:date="2026-03-17T19:49:00Z" w16du:dateUtc="2026-03-17T17:49:00Z">
        <w:r w:rsidR="002E253C">
          <w:rPr>
            <w:rFonts w:eastAsia="Cambria"/>
            <w:b w:val="0"/>
          </w:rPr>
          <w:delText>A1</w:delText>
        </w:r>
      </w:del>
      <w:ins w:id="154" w:author="David Hofmann" w:date="2026-03-17T19:49:00Z" w16du:dateUtc="2026-03-17T17:49:00Z">
        <w:r w:rsidR="002E253C" w:rsidRPr="003D22D9">
          <w:rPr>
            <w:rFonts w:eastAsia="Cambria"/>
            <w:b w:val="0"/>
            <w:bCs/>
          </w:rPr>
          <w:t>A</w:t>
        </w:r>
        <w:r w:rsidR="00E2452B" w:rsidRPr="003D22D9">
          <w:rPr>
            <w:rFonts w:eastAsia="Cambria"/>
            <w:b w:val="0"/>
            <w:bCs/>
          </w:rPr>
          <w:t>3</w:t>
        </w:r>
      </w:ins>
      <w:r w:rsidR="002E253C" w:rsidRPr="003D22D9">
        <w:rPr>
          <w:rFonts w:eastAsia="Cambria"/>
          <w:b w:val="0"/>
          <w:bCs/>
        </w:rPr>
        <w:t xml:space="preserve"> and by </w:t>
      </w:r>
      <w:r w:rsidR="002E253C" w:rsidRPr="003D22D9">
        <w:rPr>
          <w:rFonts w:eastAsia="Cambria"/>
          <w:b w:val="0"/>
          <w:bCs/>
        </w:rPr>
        <w:fldChar w:fldCharType="begin"/>
      </w:r>
      <w:r w:rsidR="002A16E0" w:rsidRPr="003D22D9">
        <w:rPr>
          <w:rFonts w:eastAsia="Cambria"/>
          <w:b w:val="0"/>
          <w:bCs/>
        </w:rPr>
        <w:instrText xml:space="preserve"> ADDIN ZOTERO_ITEM CSL_CITATION {"citationID":"AJVWPLKX","properties":{"formattedCitation":"(Hofmann et al. 2021)","plainCitation":"(Hofmann et al. 2021)","dontUpdate":true,"noteIndex":0},"citationItems":[{"id":671,"uris":["http://zotero.org/users/5449935/items/T2FQFSGZ"],"itemData":{"id":671,"type":"article-journal","citation-key":"Hofmann.2021a","container-title":"Journal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2E253C" w:rsidRPr="003D22D9">
        <w:rPr>
          <w:rFonts w:eastAsia="Cambria"/>
          <w:b w:val="0"/>
          <w:bCs/>
        </w:rPr>
        <w:fldChar w:fldCharType="separate"/>
      </w:r>
      <w:r w:rsidR="002E253C" w:rsidRPr="003D22D9">
        <w:rPr>
          <w:rFonts w:eastAsia="Cambria"/>
          <w:b w:val="0"/>
          <w:bCs/>
        </w:rPr>
        <w:t>Hofmann et al. (2021)</w:t>
      </w:r>
      <w:r w:rsidR="002E253C" w:rsidRPr="003D22D9">
        <w:rPr>
          <w:rFonts w:eastAsia="Cambria"/>
          <w:b w:val="0"/>
          <w:bCs/>
        </w:rPr>
        <w:fldChar w:fldCharType="end"/>
      </w:r>
      <w:r w:rsidR="002E253C" w:rsidRPr="003D22D9">
        <w:rPr>
          <w:rFonts w:eastAsia="Cambria"/>
          <w:b w:val="0"/>
          <w:bCs/>
        </w:rPr>
        <w:t>.</w:t>
      </w:r>
      <w:ins w:id="155" w:author="David Hofmann" w:date="2026-03-17T19:49:00Z" w16du:dateUtc="2026-03-17T17:49:00Z">
        <w:r w:rsidR="001D2EF1" w:rsidRPr="003D22D9">
          <w:rPr>
            <w:rFonts w:eastAsia="Cambria"/>
            <w:b w:val="0"/>
            <w:bCs/>
          </w:rPr>
          <w:t xml:space="preserve"> </w:t>
        </w:r>
      </w:ins>
    </w:p>
    <w:p w14:paraId="1AFD4D02" w14:textId="77777777" w:rsidR="003D22D9" w:rsidRDefault="003D22D9">
      <w:pPr>
        <w:spacing w:line="252" w:lineRule="auto"/>
        <w:rPr>
          <w:ins w:id="156" w:author="David Hofmann" w:date="2026-03-17T19:49:00Z" w16du:dateUtc="2026-03-17T17:49:00Z"/>
          <w:rFonts w:eastAsia="Cambria"/>
          <w:bCs/>
          <w:sz w:val="18"/>
          <w:szCs w:val="18"/>
        </w:rPr>
      </w:pPr>
      <w:ins w:id="157" w:author="David Hofmann" w:date="2026-03-17T19:49:00Z" w16du:dateUtc="2026-03-17T17:49:00Z">
        <w:r>
          <w:rPr>
            <w:rFonts w:eastAsia="Cambria"/>
            <w:b/>
            <w:bCs/>
          </w:rPr>
          <w:br w:type="page"/>
        </w:r>
      </w:ins>
    </w:p>
    <w:p w14:paraId="4DAA5D14" w14:textId="77777777" w:rsidR="003010BA" w:rsidRPr="0012477A" w:rsidRDefault="003010BA" w:rsidP="0061664B">
      <w:pPr>
        <w:pStyle w:val="Heading2"/>
      </w:pPr>
      <w:bookmarkStart w:id="158" w:name="_Toc64383"/>
      <w:bookmarkStart w:id="159" w:name="_Toc197866314"/>
      <w:r w:rsidRPr="0012477A">
        <w:lastRenderedPageBreak/>
        <w:t>Step-Selection Models</w:t>
      </w:r>
      <w:bookmarkEnd w:id="158"/>
      <w:bookmarkEnd w:id="159"/>
    </w:p>
    <w:p w14:paraId="1BC1B969" w14:textId="573C87FE" w:rsidR="003010BA" w:rsidRDefault="003010BA" w:rsidP="0061664B">
      <w:r w:rsidRPr="0012477A">
        <w:t xml:space="preserve">We modeled dispersers’ movement kernels and habitat selection using integrated step-selection functions </w:t>
      </w:r>
      <w:r w:rsidR="00A269B9">
        <w:fldChar w:fldCharType="begin"/>
      </w:r>
      <w:r w:rsidR="002A16E0" w:rsidRPr="0012477A">
        <w:instrText xml:space="preserve"> ADDIN ZOTERO_ITEM CSL_CITATION {"citationID":"2uiOpNHz","properties":{"formattedCitation":"(iSSFs, Fortin et al. 2005; Avgar et al. 2016)","plainCitation":"(iSSFs, Fortin et al. 2005; Avgar et al. 2016)","dontUpdate":true,"noteIndex":0},"citationItems":[{"id":31</w:instrText>
      </w:r>
      <w:r w:rsidR="002A16E0" w:rsidRPr="001D2EF1">
        <w:instrText>4,"uris":["http://zotero.org/users/5449935/items/XBN3E762"],"itemData":{"id":314,"type":"article-journal","citation-key":"Fortin.2005","container-title":"Ecology","DOI":"https://doi.org/10.1890/04-0953","issue":"5","page":"1320–1330","source":"Google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S."}],"issued":{"date-parts":[["2005"]]}},"prefix":"iSSFs, "},{"id":474,"uris":["http://zotero.org/users/5449935/items/9GFQBAUH"],"itemData":{"id":474,"type":"article-journal","citation-key":"Avgar.2016","container-title":"Methods in Ecology and Evolution","DOI":"10.1111/2041-210X.12528","ISSN":"2041210X","issue":"5","language":"en","page":"619-630","source":"Crossref","title":"Integrated Step Selection Analysis: Bridging th</w:instrText>
      </w:r>
      <w:r w:rsidR="002A16E0">
        <w:instrText xml:space="preserve">e Gap Between Resource Selection and Animal Movement","title-short":"Integrated Step Selection Analysis","volume":"7","author":[{"family":"Avgar","given":"Tal"},{"family":"Potts","given":"Jonathan R."},{"family":"Lewis","given":"Mark A."},{"family":"Boyce","given":"Mark S."}],"issued":{"date-parts":[["2016",5]]}}}],"schema":"https://github.com/citation-style-language/schema/raw/master/csl-citation.json"} </w:instrText>
      </w:r>
      <w:r w:rsidR="00A269B9">
        <w:fldChar w:fldCharType="separate"/>
      </w:r>
      <w:r w:rsidR="00A269B9" w:rsidRPr="00A269B9">
        <w:rPr>
          <w:rFonts w:ascii="Calibri" w:hAnsi="Calibri" w:cs="Calibri"/>
        </w:rPr>
        <w:t>(iSSFs</w:t>
      </w:r>
      <w:r w:rsidR="00857290">
        <w:rPr>
          <w:rFonts w:ascii="Calibri" w:hAnsi="Calibri" w:cs="Calibri"/>
        </w:rPr>
        <w:t>;</w:t>
      </w:r>
      <w:r w:rsidR="00A269B9" w:rsidRPr="00A269B9">
        <w:rPr>
          <w:rFonts w:ascii="Calibri" w:hAnsi="Calibri" w:cs="Calibri"/>
        </w:rPr>
        <w:t xml:space="preserve"> Fortin et al. 2005; Avgar et al. 2016)</w:t>
      </w:r>
      <w:r w:rsidR="00A269B9">
        <w:fldChar w:fldCharType="end"/>
      </w:r>
      <w:r>
        <w:t>, following the procedures described by</w:t>
      </w:r>
      <w:r w:rsidR="00A269B9">
        <w:t xml:space="preserve"> </w:t>
      </w:r>
      <w:r w:rsidR="00A269B9">
        <w:fldChar w:fldCharType="begin"/>
      </w:r>
      <w:r w:rsidR="002A16E0">
        <w:instrText xml:space="preserve"> ADDIN ZOTERO_ITEM CSL_CITATION {"citationID":"lEa4P4fM","properties":{"formattedCitation":"(Fieberg et al., 2021; Muff et al., 2020)","plainCitation":"(Fieberg et al., 2021; Muff et al.,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A269B9">
        <w:fldChar w:fldCharType="separate"/>
      </w:r>
      <w:r w:rsidR="002E253C" w:rsidRPr="002E253C">
        <w:rPr>
          <w:rFonts w:ascii="Calibri" w:hAnsi="Calibri" w:cs="Calibri"/>
        </w:rPr>
        <w:t>Fieberg et al.</w:t>
      </w:r>
      <w:r w:rsidR="00F61CF0">
        <w:rPr>
          <w:rFonts w:ascii="Calibri" w:hAnsi="Calibri" w:cs="Calibri"/>
        </w:rPr>
        <w:t xml:space="preserve"> (</w:t>
      </w:r>
      <w:r w:rsidR="002E253C" w:rsidRPr="002E253C">
        <w:rPr>
          <w:rFonts w:ascii="Calibri" w:hAnsi="Calibri" w:cs="Calibri"/>
        </w:rPr>
        <w:t>2021</w:t>
      </w:r>
      <w:r w:rsidR="00F61CF0">
        <w:rPr>
          <w:rFonts w:ascii="Calibri" w:hAnsi="Calibri" w:cs="Calibri"/>
        </w:rPr>
        <w:t>) and</w:t>
      </w:r>
      <w:r w:rsidR="002E253C" w:rsidRPr="002E253C">
        <w:rPr>
          <w:rFonts w:ascii="Calibri" w:hAnsi="Calibri" w:cs="Calibri"/>
        </w:rPr>
        <w:t xml:space="preserve"> Muff et al.</w:t>
      </w:r>
      <w:r w:rsidR="00F61CF0">
        <w:rPr>
          <w:rFonts w:ascii="Calibri" w:hAnsi="Calibri" w:cs="Calibri"/>
        </w:rPr>
        <w:t xml:space="preserve"> (</w:t>
      </w:r>
      <w:r w:rsidR="002E253C" w:rsidRPr="002E253C">
        <w:rPr>
          <w:rFonts w:ascii="Calibri" w:hAnsi="Calibri" w:cs="Calibri"/>
        </w:rPr>
        <w:t>2020)</w:t>
      </w:r>
      <w:r w:rsidR="00A269B9">
        <w:fldChar w:fldCharType="end"/>
      </w:r>
      <w:r>
        <w:t>. For this, we identified bursts of subsequent GPS locations where the duration between two locations did not exceed 4 hours (</w:t>
      </w:r>
      <w:r>
        <w:rPr>
          <w:rFonts w:ascii="Cambria" w:eastAsia="Cambria" w:hAnsi="Cambria" w:cs="Cambria"/>
        </w:rPr>
        <w:t xml:space="preserve">± </w:t>
      </w:r>
      <w:r>
        <w:t>15 minutes) or 8 hours (</w:t>
      </w:r>
      <w:r>
        <w:rPr>
          <w:rFonts w:ascii="Cambria" w:eastAsia="Cambria" w:hAnsi="Cambria" w:cs="Cambria"/>
        </w:rPr>
        <w:t xml:space="preserve">± </w:t>
      </w:r>
      <w:r>
        <w:t>30 minutes, for data recorded between 09:00 and 17:00). Within each burst, we converted locations into steps, where a step represented the straight line segment between two consecutive locations</w:t>
      </w:r>
      <w:r w:rsidR="00A269B9">
        <w:t xml:space="preserve"> </w:t>
      </w:r>
      <w:r w:rsidR="00A269B9">
        <w:fldChar w:fldCharType="begin"/>
      </w:r>
      <w:r w:rsidR="002A16E0">
        <w:instrText xml:space="preserve"> ADDIN ZOTERO_ITEM CSL_CITATION {"citationID":"tzctwQk3","properties":{"formattedCitation":"(Turchin, 1998)","plainCitation":"(Turchin, 1998)","noteIndex":0},"citationItems":[{"id":860,"uris":["http://zotero.org/users/5449935/items/TJZMAELH"],"itemData":{"id":860,"type":"book","call-number":"QH541.15.S62 T87 1998","citation-key":"Turchin.1998","ISBN":"978-0-87893-847-6","number-of-pages":"396","publisher":"Sinauer Associates","publisher-place":"Sunderland, Mass","source":"Library of Congress ISBN","title":"Quantitative Analysis of Movement: Measuring and Modeling Population Redistribution in Animals and Plants","title-short":"Quantitative Analysis of Movement","author":[{"family":"Turchin","given":"Peter"}],"issued":{"date-parts":[["1998"]]}}}],"schema":"https://github.com/citation-style-language/schema/raw/master/csl-citation.json"} </w:instrText>
      </w:r>
      <w:r w:rsidR="00A269B9">
        <w:fldChar w:fldCharType="separate"/>
      </w:r>
      <w:r w:rsidR="002E253C" w:rsidRPr="002E253C">
        <w:rPr>
          <w:rFonts w:ascii="Calibri" w:hAnsi="Calibri" w:cs="Calibri"/>
        </w:rPr>
        <w:t>(Turchin, 1998)</w:t>
      </w:r>
      <w:r w:rsidR="00A269B9">
        <w:fldChar w:fldCharType="end"/>
      </w:r>
      <w:r>
        <w:t>. For each step, we computed the associated step length (</w:t>
      </w:r>
      <w:proofErr w:type="spellStart"/>
      <w:r>
        <w:t>sl</w:t>
      </w:r>
      <w:proofErr w:type="spellEnd"/>
      <w:r>
        <w:t>, in meters) and relative turning angle (ta, in radians). D</w:t>
      </w:r>
      <w:r w:rsidR="00556947">
        <w:t>u</w:t>
      </w:r>
      <w:r>
        <w:t xml:space="preserve">ring this pre-processing, four coalitions dropped due to temporally irregular data, leaving a total of 26 dispersing coalitions (12 female coalitions, 14 male coalitions) for further analyses. The final dataset comprised 5,310 steps (204 </w:t>
      </w:r>
      <w:r>
        <w:rPr>
          <w:rFonts w:ascii="Cambria" w:eastAsia="Cambria" w:hAnsi="Cambria" w:cs="Cambria"/>
        </w:rPr>
        <w:t xml:space="preserve">± </w:t>
      </w:r>
      <w:r>
        <w:t>225 per coalition), which we further categorized into steps collected during the wet season (15 October to 15 April) and steps collected during the dry season (15 April to 15 October), yielding 3,124 steps (59%) during the dry season and 2,186 steps (41%) during the wet season.</w:t>
      </w:r>
      <w:ins w:id="160" w:author="David Hofmann" w:date="2026-03-17T19:49:00Z" w16du:dateUtc="2026-03-17T17:49:00Z">
        <w:r w:rsidR="00E85E21">
          <w:t xml:space="preserve"> Because previous research revealed no differences in dispersal </w:t>
        </w:r>
        <w:proofErr w:type="spellStart"/>
        <w:r w:rsidR="00E85E21">
          <w:t>behaviour</w:t>
        </w:r>
        <w:proofErr w:type="spellEnd"/>
        <w:r w:rsidR="00E85E21">
          <w:t xml:space="preserve"> between males and females, we pooled data across sexes for all analyses </w:t>
        </w:r>
      </w:ins>
      <w:r w:rsidR="00E85E21">
        <w:fldChar w:fldCharType="begin"/>
      </w:r>
      <w:r w:rsidR="00E85E21">
        <w:instrText xml:space="preserve"> ADDIN ZOTERO_ITEM CSL_CITATION {"citationID":"hHMBxt3T","properties":{"unsorted":false,"formattedCitation":"(Woodroffe et al., 2020)","plainCitation":"(Woodroffe et al., 2020)","noteIndex":0},"citationItems":[{"id":438,"uris":["http://zotero.org/users/5449935/items/6TWRTDUQ"],"itemData":{"id":438,"type":"article-journal","abstract":"Dispersal behaviour plays a key role in social organisation, demography and population genetics. We describe dispersal behaviour in a population of African wild dogs (Lycaon pictus) in Kenya. Almost all individuals, of both sexes, left their natal packs, with 45 of 46 reproductively active “alpha” individuals acquiring their status through dispersal. Dispersal age, group size and distance did not differ between males and females. However, only females embarked on secondary dispersal, probably reflecting stronger reproductive competition among females than males. When dispersing, GPS-collared wild dogs travelled further than when resident, both in daylight and by night, following routes an order of magnitude longer than the straight-line distance covered. Dispersers experienced a daily mortality risk three times that experienced by adults in resident packs. The detailed movement data provided by GPS-collars helped to reconcile differences between dispersal patterns reported previously from other wild dog populations. However, the dispersal patterns observed at this and other sites contrast with those assumed in published demographic models for this endangered species. Given the central role of dispersal in demography, models of wild dog population dynamics need to be updated to account for improved understanding of dispersal processes.","citation-key":"Woodroffe.2020a","container-title":"African Journal of Ecology","DOI":"10.1111/aje.12689","ISSN":"1365-2028","issue":"1","language":"en","note":"_eprint: https://onlinelibrary.wiley.com/doi/pdf/10.1111/aje.12689","page":"46-57","source":"Wiley Online Library","title":"Dispersal Behaviour of African Wild Dogs in Kenya","volume":"58","author":[{"family":"Woodroffe","given":"Rosie"},{"family":"Rabaiotti","given":"Daniella"},{"family":"Ngatia","given":"Dedan K."},{"family":"Smallwood","given":"Thomas R. C."},{"family":"Strebel","given":"Stefanie"},{"family":"O'Neill","given":"Helen M. K."}],"issued":{"date-parts":[["2020"]]}}}],"schema":"https://github.com/citation-style-language/schema/raw/master/csl-citation.json"} </w:instrText>
      </w:r>
      <w:r w:rsidR="00E85E21">
        <w:fldChar w:fldCharType="separate"/>
      </w:r>
      <w:r w:rsidR="00E85E21" w:rsidRPr="00C7240B">
        <w:rPr>
          <w:rFonts w:ascii="Calibri" w:hAnsi="Calibri" w:cs="Calibri"/>
        </w:rPr>
        <w:t>(Woodroffe et al., 2020)</w:t>
      </w:r>
      <w:r w:rsidR="00E85E21">
        <w:fldChar w:fldCharType="end"/>
      </w:r>
      <w:ins w:id="161" w:author="David Hofmann" w:date="2026-03-17T19:49:00Z" w16du:dateUtc="2026-03-17T17:49:00Z">
        <w:r w:rsidR="00E85E21">
          <w:t>.</w:t>
        </w:r>
      </w:ins>
    </w:p>
    <w:p w14:paraId="71F2AF42" w14:textId="25D107ED" w:rsidR="003010BA" w:rsidRDefault="003010BA" w:rsidP="0061664B">
      <w:r>
        <w:t xml:space="preserve">We paired each </w:t>
      </w:r>
      <w:r>
        <w:rPr>
          <w:rFonts w:ascii="Cambria" w:eastAsia="Cambria" w:hAnsi="Cambria" w:cs="Cambria"/>
          <w:i/>
        </w:rPr>
        <w:t xml:space="preserve">observed </w:t>
      </w:r>
      <w:r>
        <w:t xml:space="preserve">step with a set of 100 </w:t>
      </w:r>
      <w:r>
        <w:rPr>
          <w:rFonts w:ascii="Cambria" w:eastAsia="Cambria" w:hAnsi="Cambria" w:cs="Cambria"/>
          <w:i/>
        </w:rPr>
        <w:t xml:space="preserve">random </w:t>
      </w:r>
      <w:r>
        <w:t>steps, generated by sampling turning angles from a uniform distribution U(</w:t>
      </w:r>
      <w:r>
        <w:rPr>
          <w:rFonts w:ascii="Cambria" w:eastAsia="Cambria" w:hAnsi="Cambria" w:cs="Cambria"/>
        </w:rPr>
        <w:t>−</w:t>
      </w:r>
      <w:r>
        <w:rPr>
          <w:rFonts w:ascii="Cambria" w:eastAsia="Cambria" w:hAnsi="Cambria" w:cs="Cambria"/>
          <w:i/>
        </w:rPr>
        <w:t>π,</w:t>
      </w:r>
      <w:r>
        <w:t>+</w:t>
      </w:r>
      <w:r>
        <w:rPr>
          <w:rFonts w:ascii="Cambria" w:eastAsia="Cambria" w:hAnsi="Cambria" w:cs="Cambria"/>
          <w:i/>
        </w:rPr>
        <w:t>π</w:t>
      </w:r>
      <w:r>
        <w:t xml:space="preserve">) and step lengths from a gamma distribution fitted to observed steps (scale </w:t>
      </w:r>
      <w:r>
        <w:rPr>
          <w:rFonts w:ascii="Cambria" w:eastAsia="Cambria" w:hAnsi="Cambria" w:cs="Cambria"/>
          <w:i/>
        </w:rPr>
        <w:t xml:space="preserve">θ </w:t>
      </w:r>
      <w:r>
        <w:t xml:space="preserve">= </w:t>
      </w:r>
      <w:del w:id="162" w:author="David Hofmann" w:date="2026-03-17T19:49:00Z" w16du:dateUtc="2026-03-17T17:49:00Z">
        <w:r>
          <w:delText>6341</w:delText>
        </w:r>
      </w:del>
      <w:ins w:id="163" w:author="David Hofmann" w:date="2026-03-17T19:49:00Z" w16du:dateUtc="2026-03-17T17:49:00Z">
        <w:r>
          <w:t>6</w:t>
        </w:r>
        <w:r w:rsidR="008C4176">
          <w:t>,</w:t>
        </w:r>
        <w:r>
          <w:t>341</w:t>
        </w:r>
      </w:ins>
      <w:r>
        <w:t xml:space="preserve">.96 and shape </w:t>
      </w:r>
      <w:r>
        <w:rPr>
          <w:rFonts w:ascii="Cambria" w:eastAsia="Cambria" w:hAnsi="Cambria" w:cs="Cambria"/>
          <w:i/>
        </w:rPr>
        <w:t xml:space="preserve">k </w:t>
      </w:r>
      <w:r>
        <w:t xml:space="preserve">= 0.39). Together, an observed step and its associated </w:t>
      </w:r>
      <w:r w:rsidR="00614B75">
        <w:t xml:space="preserve">100 </w:t>
      </w:r>
      <w:r>
        <w:t>random steps formed a stratum that received a unique identifier. Along each step, we extracted covariate values from the underlying spatial layers and determined light conditions (</w:t>
      </w:r>
      <w:r w:rsidR="00A269B9">
        <w:fldChar w:fldCharType="begin"/>
      </w:r>
      <w:r w:rsidR="00A269B9">
        <w:instrText xml:space="preserve"> REF _Ref202363749 \h </w:instrText>
      </w:r>
      <w:r w:rsidR="00BF6240">
        <w:instrText xml:space="preserve"> \* MERGEFORMAT </w:instrText>
      </w:r>
      <w:r w:rsidR="00A269B9">
        <w:fldChar w:fldCharType="separate"/>
      </w:r>
      <w:r w:rsidR="00C47625">
        <w:t xml:space="preserve">Table </w:t>
      </w:r>
      <w:r w:rsidR="00C47625">
        <w:rPr>
          <w:noProof/>
        </w:rPr>
        <w:t>1</w:t>
      </w:r>
      <w:r w:rsidR="00A269B9">
        <w:fldChar w:fldCharType="end"/>
      </w:r>
      <w:r>
        <w:t xml:space="preserve">). We opted for covariate extraction </w:t>
      </w:r>
      <w:r>
        <w:rPr>
          <w:rFonts w:ascii="Cambria" w:eastAsia="Cambria" w:hAnsi="Cambria" w:cs="Cambria"/>
          <w:i/>
        </w:rPr>
        <w:t xml:space="preserve">along </w:t>
      </w:r>
      <w:r>
        <w:t xml:space="preserve">steps rather than </w:t>
      </w:r>
      <w:r>
        <w:rPr>
          <w:rFonts w:ascii="Cambria" w:eastAsia="Cambria" w:hAnsi="Cambria" w:cs="Cambria"/>
          <w:i/>
        </w:rPr>
        <w:t>at their endpoints</w:t>
      </w:r>
      <w:r>
        <w:t xml:space="preserve">, as we believed that environmental conditions along steps were relevant in determining wild dog movement during dispersal </w:t>
      </w:r>
      <w:r w:rsidR="00A269B9">
        <w:fldChar w:fldCharType="begin"/>
      </w:r>
      <w:r w:rsidR="002A16E0">
        <w:instrText xml:space="preserve"> ADDIN ZOTERO_ITEM CSL_CITATION {"citationID":"Mt8tEZfF","properties":{"formattedCitation":"(sensu Hofmann et al., 2023)","plainCitation":"(sensu 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M."}],"issued":{"date-parts":[["2023",4,1]]}},"prefix":"sensu"}],"schema":"https://github.com/citation-style-language/schema/raw/master/csl-citation.json"} </w:instrText>
      </w:r>
      <w:r w:rsidR="00A269B9">
        <w:fldChar w:fldCharType="separate"/>
      </w:r>
      <w:r w:rsidR="002E253C" w:rsidRPr="002E253C">
        <w:rPr>
          <w:rFonts w:ascii="Calibri" w:hAnsi="Calibri" w:cs="Calibri"/>
        </w:rPr>
        <w:t>(sensu Hofmann et al., 2023)</w:t>
      </w:r>
      <w:r w:rsidR="00A269B9">
        <w:fldChar w:fldCharType="end"/>
      </w:r>
      <w:r>
        <w:t xml:space="preserve">. For continuous covariates, we computed average values along each step, for categorical covariates the percentage cover of each category along the step. To model a decreasing </w:t>
      </w:r>
      <w:r>
        <w:lastRenderedPageBreak/>
        <w:t xml:space="preserve">marginal impact of </w:t>
      </w:r>
      <w:r w:rsidR="00AF5999">
        <w:t>“</w:t>
      </w:r>
      <w:r>
        <w:t>distance-to</w:t>
      </w:r>
      <w:r w:rsidR="00556947">
        <w:t>-feature</w:t>
      </w:r>
      <w:r w:rsidR="00AF5999">
        <w:t>”</w:t>
      </w:r>
      <w:r>
        <w:t xml:space="preserve"> variables, we included their square-root as predictors in the final models. To facilitate model convergence, we normalized extracted values to a range between zero and one.</w:t>
      </w:r>
    </w:p>
    <w:p w14:paraId="063A6713" w14:textId="7D14D675" w:rsidR="003010BA" w:rsidRDefault="003010BA" w:rsidP="0061664B">
      <w:r>
        <w:t xml:space="preserve">To estimate movement and habitat parameters of interest, we applied the maximum likelihood procedure proposed by </w:t>
      </w:r>
      <w:r w:rsidR="00322795">
        <w:fldChar w:fldCharType="begin"/>
      </w:r>
      <w:r w:rsidR="002A16E0">
        <w:instrText xml:space="preserve"> ADDIN ZOTERO_ITEM CSL_CITATION {"citationID":"vjusUB8K","properties":{"formattedCitation":"(Muff, Signer, and Fieberg 2020)","plainCitation":"(Muff,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sidR="00322795">
        <w:fldChar w:fldCharType="separate"/>
      </w:r>
      <w:r w:rsidR="00322795" w:rsidRPr="00322795">
        <w:rPr>
          <w:rFonts w:ascii="Calibri" w:hAnsi="Calibri" w:cs="Calibri"/>
        </w:rPr>
        <w:t xml:space="preserve">Muff, Signer, and Fieberg </w:t>
      </w:r>
      <w:r w:rsidR="00857290">
        <w:rPr>
          <w:rFonts w:ascii="Calibri" w:hAnsi="Calibri" w:cs="Calibri"/>
        </w:rPr>
        <w:t>(</w:t>
      </w:r>
      <w:r w:rsidR="00322795" w:rsidRPr="00322795">
        <w:rPr>
          <w:rFonts w:ascii="Calibri" w:hAnsi="Calibri" w:cs="Calibri"/>
        </w:rPr>
        <w:t>2020)</w:t>
      </w:r>
      <w:r w:rsidR="00322795">
        <w:fldChar w:fldCharType="end"/>
      </w:r>
      <w:r>
        <w:t xml:space="preserve">, using the </w:t>
      </w:r>
      <w:proofErr w:type="spellStart"/>
      <w:r>
        <w:rPr>
          <w:rFonts w:ascii="Calibri" w:eastAsia="Calibri" w:hAnsi="Calibri" w:cs="Calibri"/>
        </w:rPr>
        <w:t>glmmTMB</w:t>
      </w:r>
      <w:proofErr w:type="spellEnd"/>
      <w:r>
        <w:rPr>
          <w:rFonts w:ascii="Calibri" w:eastAsia="Calibri" w:hAnsi="Calibri" w:cs="Calibri"/>
        </w:rPr>
        <w:t xml:space="preserve"> </w:t>
      </w:r>
      <w:r>
        <w:t>package</w:t>
      </w:r>
      <w:r w:rsidR="00322795">
        <w:t xml:space="preserve"> </w:t>
      </w:r>
      <w:r w:rsidR="00322795">
        <w:fldChar w:fldCharType="begin"/>
      </w:r>
      <w:r w:rsidR="002A16E0">
        <w:instrText xml:space="preserve"> ADDIN ZOTERO_ITEM CSL_CITATION {"citationID":"dKN6Cvgh","properties":{"formattedCitation":"(Brooks et al., 2017)","plainCitation":"(Brooks et al., 2017)","noteIndex":0},"citationItems":[{"id":513,"uris":["http://zotero.org/users/5449935/items/3U5DPSKJ"],"itemData":{"id":513,"type":"article-journal","citation-key":"Brooks.2017","container-title":"The R Journal","DOI":"10.32614/RJ-2017-066","issue":"2","page":"378–400","title":"glmmTMB Balances Speed and Flexibility Among Packages for Zero-Inflated Generalized Linear Mixed Modeling","volume":"9","author":[{"family":"Brooks","given":"Mollie E."},{"family":"Kristensen","given":"Kasper"},{"family":"Benthem","given":"Koen J.","non-dropping-particle":"van"},{"family":"Magnusson","given":"Arni"},{"family":"Berg","given":"Casper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322795">
        <w:fldChar w:fldCharType="separate"/>
      </w:r>
      <w:r w:rsidR="002E253C" w:rsidRPr="002E253C">
        <w:rPr>
          <w:rFonts w:ascii="Calibri" w:hAnsi="Calibri" w:cs="Calibri"/>
        </w:rPr>
        <w:t>(Brooks et al., 2017)</w:t>
      </w:r>
      <w:r w:rsidR="00322795">
        <w:fldChar w:fldCharType="end"/>
      </w:r>
      <w:r>
        <w:t>. To examine whether the effect of accounting for seasonality was modulated by the model structure, we employed two models informed by previous studies on wild dog dispersal</w:t>
      </w:r>
      <w:r w:rsidR="00322795">
        <w:t xml:space="preserve"> </w:t>
      </w:r>
      <w:r w:rsidR="00322795">
        <w:fldChar w:fldCharType="begin"/>
      </w:r>
      <w:r w:rsidR="002A16E0">
        <w:instrText xml:space="preserve"> ADDIN ZOTERO_ITEM CSL_CITATION {"citationID":"QHlRfD30","properties":{"formattedCitation":"(Hofmann et al., 2021, 2023)","plainCitation":"(Hofmann et al., 2021, 2023)","noteIndex":0},"citationItems":[{"id":671,"uris":["http://zotero.org/users/5449935/items/T2FQFSGZ"],"itemData":{"id":671,"type":"article-journal","citation-key":"Hofmann.2021a","container-title":"Journal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322795">
        <w:fldChar w:fldCharType="separate"/>
      </w:r>
      <w:r w:rsidR="002E253C" w:rsidRPr="002E253C">
        <w:rPr>
          <w:rFonts w:ascii="Calibri" w:hAnsi="Calibri" w:cs="Calibri"/>
        </w:rPr>
        <w:t>(Hofmann et al., 2021, 2023)</w:t>
      </w:r>
      <w:r w:rsidR="00322795">
        <w:fldChar w:fldCharType="end"/>
      </w:r>
      <w:r>
        <w:t xml:space="preserve">. In the </w:t>
      </w:r>
      <w:r>
        <w:rPr>
          <w:rFonts w:ascii="Cambria" w:eastAsia="Cambria" w:hAnsi="Cambria" w:cs="Cambria"/>
          <w:i/>
        </w:rPr>
        <w:t>simplistic model</w:t>
      </w:r>
      <w:r>
        <w:t>, we exclusively included covariates relating to spatial features, alongside the movement descriptors (</w:t>
      </w:r>
      <w:proofErr w:type="spellStart"/>
      <w:r>
        <w:t>sl</w:t>
      </w:r>
      <w:proofErr w:type="spellEnd"/>
      <w:r>
        <w:t>, log(</w:t>
      </w:r>
      <w:proofErr w:type="spellStart"/>
      <w:r>
        <w:t>sl</w:t>
      </w:r>
      <w:proofErr w:type="spellEnd"/>
      <w:r>
        <w:t xml:space="preserve">), cos(ta)) that are mandatory to fit an </w:t>
      </w:r>
      <w:proofErr w:type="spellStart"/>
      <w:r>
        <w:t>iSSF</w:t>
      </w:r>
      <w:proofErr w:type="spellEnd"/>
      <w:r>
        <w:t xml:space="preserve"> </w:t>
      </w:r>
      <w:r w:rsidR="00322795">
        <w:fldChar w:fldCharType="begin"/>
      </w:r>
      <w:r w:rsidR="002A16E0">
        <w:instrText xml:space="preserve"> ADDIN ZOTERO_ITEM CSL_CITATION {"citationID":"1gU9zkjb","properties":{"formattedCitation":"(Avgar et al., 2016; Fieberg et al., 2021)","plainCitation":"(Avgar et al., 2016; Fieberg et al., 2021)","noteIndex":0},"citationItems":[{"id":474,"uris":["http://zotero.org/users/5449935/items/9GFQBAUH"],"itemData":{"id":474,"type":"article-journal","citation-key":"Avgar.2016","container-title":"Methods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322795">
        <w:fldChar w:fldCharType="separate"/>
      </w:r>
      <w:r w:rsidR="002E253C" w:rsidRPr="002E253C">
        <w:rPr>
          <w:rFonts w:ascii="Calibri" w:hAnsi="Calibri" w:cs="Calibri"/>
        </w:rPr>
        <w:t>(Avgar et al., 2016; Fieberg et al., 2021)</w:t>
      </w:r>
      <w:r w:rsidR="00322795">
        <w:fldChar w:fldCharType="end"/>
      </w:r>
      <w:r>
        <w:t xml:space="preserve">. This formula is akin to the models that are used with resistance-based </w:t>
      </w:r>
      <w:del w:id="164" w:author="David Hofmann" w:date="2026-03-17T19:49:00Z" w16du:dateUtc="2026-03-17T17:49:00Z">
        <w:r>
          <w:delText>approaches</w:delText>
        </w:r>
      </w:del>
      <w:ins w:id="165" w:author="David Hofmann" w:date="2026-03-17T19:49:00Z" w16du:dateUtc="2026-03-17T17:49:00Z">
        <w:r w:rsidR="008C4176">
          <w:t>connectivity analyses</w:t>
        </w:r>
      </w:ins>
      <w:r>
        <w:t>, which</w:t>
      </w:r>
      <w:r w:rsidR="00556947">
        <w:t xml:space="preserve">, however, preclude </w:t>
      </w:r>
      <w:r>
        <w:t xml:space="preserve">a mechanistic understanding of movement. In the </w:t>
      </w:r>
      <w:r w:rsidR="00614B75">
        <w:rPr>
          <w:rFonts w:ascii="Cambria" w:eastAsia="Cambria" w:hAnsi="Cambria" w:cs="Cambria"/>
          <w:i/>
        </w:rPr>
        <w:t>realistic</w:t>
      </w:r>
      <w:r>
        <w:rPr>
          <w:rFonts w:ascii="Cambria" w:eastAsia="Cambria" w:hAnsi="Cambria" w:cs="Cambria"/>
          <w:i/>
        </w:rPr>
        <w:t xml:space="preserve"> model</w:t>
      </w:r>
      <w:r>
        <w:t xml:space="preserve">, by contrast, we considered additional interactions between step descriptors, landscape characteristics, climate descriptors and light </w:t>
      </w:r>
      <w:r w:rsidR="00F61CF0">
        <w:t>intensity</w:t>
      </w:r>
      <w:r>
        <w:t xml:space="preserve">, </w:t>
      </w:r>
      <w:r w:rsidR="00E6164A">
        <w:t xml:space="preserve">to account for the fact  </w:t>
      </w:r>
      <w:r>
        <w:t>that wild dog movement during dispersal may be affected by such interactions</w:t>
      </w:r>
      <w:r w:rsidR="00E6164A">
        <w:t xml:space="preserve"> too</w:t>
      </w:r>
      <w:r>
        <w:t>. In both models, we also included a stratum-specific intercept with a large</w:t>
      </w:r>
      <w:r w:rsidR="00E6164A">
        <w:t>,</w:t>
      </w:r>
      <w:r>
        <w:t xml:space="preserve"> fixed variance </w:t>
      </w:r>
      <w:r w:rsidR="00322795">
        <w:fldChar w:fldCharType="begin"/>
      </w:r>
      <w:r w:rsidR="002A16E0">
        <w:instrText xml:space="preserve"> ADDIN ZOTERO_ITEM CSL_CITATION {"citationID":"Z3xg68b4","properties":{"formattedCitation":"(10^6 Muff, Signer, and Fieberg 2020)","plainCitation":"(10^6 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prefix":"10^6"}],"schema":"https://github.com/citation-style-language/schema/raw/master/csl-citation.json"} </w:instrText>
      </w:r>
      <w:r w:rsidR="00322795">
        <w:fldChar w:fldCharType="separate"/>
      </w:r>
      <w:r w:rsidR="00322795" w:rsidRPr="00322795">
        <w:rPr>
          <w:rFonts w:ascii="Calibri" w:hAnsi="Calibri" w:cs="Calibri"/>
        </w:rPr>
        <w:t>(10</w:t>
      </w:r>
      <w:r w:rsidR="00322795" w:rsidRPr="00322795">
        <w:rPr>
          <w:rFonts w:ascii="Calibri" w:hAnsi="Calibri" w:cs="Calibri"/>
          <w:vertAlign w:val="superscript"/>
        </w:rPr>
        <w:t>6</w:t>
      </w:r>
      <w:r w:rsidR="00322795">
        <w:rPr>
          <w:rFonts w:ascii="Calibri" w:hAnsi="Calibri" w:cs="Calibri"/>
        </w:rPr>
        <w:t>;</w:t>
      </w:r>
      <w:r w:rsidR="00322795" w:rsidRPr="00322795">
        <w:rPr>
          <w:rFonts w:ascii="Calibri" w:hAnsi="Calibri" w:cs="Calibri"/>
        </w:rPr>
        <w:t xml:space="preserve"> Muff, Signer, and Fieberg 2020)</w:t>
      </w:r>
      <w:r w:rsidR="00322795">
        <w:fldChar w:fldCharType="end"/>
      </w:r>
      <w:r>
        <w:t xml:space="preserve"> and used dispersing coalition ID to model random slopes for all main effects. To ensure comparability across the six configurations of seasonal dynamism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we applied the same model structures but varied the data used for model fitting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a). In configuration SSS, we used static environmental data and pooled movement data across seasons. In configuration SMS, we used static environmental data, but</w:t>
      </w:r>
      <w:r w:rsidR="00E6164A">
        <w:t xml:space="preserve"> we</w:t>
      </w:r>
      <w:r>
        <w:t xml:space="preserve"> split the movement data by season. In configurations DSS and DSD, we used dynamic covariates but pooled movement data. In configurations DMS and DMD, we used dynamic covariates and split movement data by season. For each configuration, we fit both a simplistic and </w:t>
      </w:r>
      <w:r w:rsidR="00153E31">
        <w:t>realistic</w:t>
      </w:r>
      <w:r>
        <w:t xml:space="preserve"> model. To quantify how many random steps were necessary before model estimates </w:t>
      </w:r>
      <w:r>
        <w:lastRenderedPageBreak/>
        <w:t xml:space="preserve">stabilized </w:t>
      </w:r>
      <w:r w:rsidR="00322795">
        <w:fldChar w:fldCharType="begin"/>
      </w:r>
      <w:r w:rsidR="002A16E0">
        <w:instrText xml:space="preserve"> ADDIN ZOTERO_ITEM CSL_CITATION {"citationID":"6Pq0ii4X","properties":{"formattedCitation":"(sensu Fieberg et al., 2021)","plainCitation":"(sensu Fieberg et al., 2021)","noteIndex":0},"citationItems":[{"id":741,"uris":["http://zotero.org/users/5449935/items/WVIG4CZU"],"itemData":{"id":741,"type":"article-journal","abstract":"Habitat-selection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prefix":"sensu"}],"schema":"https://github.com/citation-style-language/schema/raw/master/csl-citation.json"} </w:instrText>
      </w:r>
      <w:r w:rsidR="00322795">
        <w:fldChar w:fldCharType="separate"/>
      </w:r>
      <w:r w:rsidR="002E253C" w:rsidRPr="002E253C">
        <w:rPr>
          <w:rFonts w:ascii="Calibri" w:hAnsi="Calibri" w:cs="Calibri"/>
        </w:rPr>
        <w:t>(sensu Fieberg et al., 2021)</w:t>
      </w:r>
      <w:r w:rsidR="00322795">
        <w:fldChar w:fldCharType="end"/>
      </w:r>
      <w:r>
        <w:t>, we fitted each model with 5, 10, 25, 50, 75, and 100 random steps.</w:t>
      </w:r>
    </w:p>
    <w:p w14:paraId="0990ED31" w14:textId="77777777" w:rsidR="003010BA" w:rsidRPr="003010BA" w:rsidRDefault="003010BA" w:rsidP="0061664B">
      <w:pPr>
        <w:pStyle w:val="Heading2"/>
      </w:pPr>
      <w:bookmarkStart w:id="166" w:name="_Toc64384"/>
      <w:bookmarkStart w:id="167" w:name="_Toc197866315"/>
      <w:r w:rsidRPr="003010BA">
        <w:t>Validation</w:t>
      </w:r>
      <w:bookmarkEnd w:id="166"/>
      <w:bookmarkEnd w:id="167"/>
    </w:p>
    <w:p w14:paraId="404023E7" w14:textId="3E017C7C" w:rsidR="003010BA" w:rsidRDefault="003010BA" w:rsidP="0061664B">
      <w:r>
        <w:t xml:space="preserve">We compared the predictive efficacy of each of the six configurations presented in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b using k-fold cross-validation for case-control studies </w:t>
      </w:r>
      <w:r w:rsidR="00322795">
        <w:fldChar w:fldCharType="begin"/>
      </w:r>
      <w:r w:rsidR="002A16E0">
        <w:instrText xml:space="preserve"> ADDIN ZOTERO_ITEM CSL_CITATION {"citationID":"gdv14CvF","properties":{"formattedCitation":"(Fortin et al., 2009)","plainCitation":"(Fortin et al., 2009)","noteIndex":0},"citationItems":[{"id":313,"uris":["http://zotero.org/users/5449935/items/5HFQ8GA8"],"itemData":{"id":313,"type":"article-journal","abstract":"For gregarious animals the cost–beneﬁt trade-offs that drive habitat selection may vary dynamically with group size, which plays an important role in foraging and predator avoidance strategies. We examined how habitat selection by bison (Bison bison) varied as a function of group size and interpreted these patterns by testing whether habitat selection was more strongly driven by the competing demands of forage intake vs. predator avoidance behavior. We developed an analytical framework that integrated group size into resource selection functions (RSFs). These group-size-dependent RSFs were based on a matched case–control design and were estimated using conditional logistic regression (mixed and populationaveraged models). Fitting RSF models to bison revealed that bison groups responded to multiple aspects of landscape heterogeneity and that selection varied seasonally and as a function of group size. For example, roads were selected in summer, but not in winter. Bison groups avoided areas of high snow water equivalent in winter. They selected areas composed of a large proportion of meadow area within a 700-m radius, and within those areas, bison selected meadows. Importantly, the strength of selection for meadows varied as a function of group size, with stronger selection being observed in larger groups. Hence the bison–habitat relationship depended in part on the dynamics of group formation and division. Group formation was most likely in meadows. In contrast, risk of group ﬁssion increased when bison moved into the forest and was higher during the time of day when movements are generally longer and more variable among individuals. We also found that stronger selection for meadows by large rather than small bison groups was caused by longer residence time in individual meadows by larger groups and that departure from meadows appears unlikely to result from a depression in food intake rate. These group-size-dependent patterns were consistent with the hypothesis that avoidance of predation risk is the strongest driver of habitat selection.","citation-key":"Fortin.2009","container-title":"Ecology","DOI":"10.1890/08-0345.1","ISSN":"0012-9658","issue":"9","language":"en","page":"2480-2490","source":"Crossref","title":"Group-Size-Mediated Habitat Selection and Group Fusion–Fission Dynamics of Bison Under Predation Risk","volume":"90","author":[{"family":"Fortin","given":"Daniel"},{"family":"Fortin","given":"Marie-Eve"},{"family":"Beyer","given":"Hawthorne L."},{"family":"Duchesne","given":"Thierry"},{"family":"Courant","given":"Sabrina"},{"family":"Dancose","given":"Karine"}],"issued":{"date-parts":[["2009",9]]}}}],"schema":"https://github.com/citation-style-language/schema/raw/master/csl-citation.json"} </w:instrText>
      </w:r>
      <w:r w:rsidR="00322795">
        <w:fldChar w:fldCharType="separate"/>
      </w:r>
      <w:r w:rsidR="002E253C" w:rsidRPr="002E253C">
        <w:rPr>
          <w:rFonts w:ascii="Calibri" w:hAnsi="Calibri" w:cs="Calibri"/>
        </w:rPr>
        <w:t>(Fortin et al., 2009)</w:t>
      </w:r>
      <w:r w:rsidR="00322795">
        <w:fldChar w:fldCharType="end"/>
      </w:r>
      <w:r>
        <w:t xml:space="preserve">. For this, we split movement data into training and validation sets using an 80:20 ratio and fit the </w:t>
      </w:r>
      <w:proofErr w:type="spellStart"/>
      <w:r>
        <w:t>iSSF</w:t>
      </w:r>
      <w:proofErr w:type="spellEnd"/>
      <w:r>
        <w:t xml:space="preserve"> models described above. We then used the obtained </w:t>
      </w:r>
      <w:r>
        <w:rPr>
          <w:rFonts w:ascii="Cambria" w:eastAsia="Cambria" w:hAnsi="Cambria" w:cs="Cambria"/>
          <w:i/>
        </w:rPr>
        <w:t>β</w:t>
      </w:r>
      <w:r>
        <w:t>-estimates to predict the probability of each random and observed step in the validation set for being chosen. Depending on the configuration, we predicted step-probabilities using static or dynamic covariates. Within each stratum, we assigned ranks 1-101 to each step based on predicted probabilities and recorded the number of times the observed step was assigned each rank. Finally, we computed Spearman’s rank correlation between ranks and associated frequencies</w:t>
      </w:r>
      <w:r w:rsidR="00322795">
        <w:t xml:space="preser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t xml:space="preserve">. The better a model’s predictive ability, the more negative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rPr>
          <w:rFonts w:ascii="Cambria" w:eastAsia="Cambria" w:hAnsi="Cambria" w:cs="Cambria"/>
          <w:i/>
          <w:vertAlign w:val="subscript"/>
        </w:rPr>
        <w:t xml:space="preserve"> </w:t>
      </w:r>
      <w:r>
        <w:t>should be (i.e., the less often the observed step should be assigned a low rank). For reference, we also computed Spearman’s rank correlation for randomized preferences (</w:t>
      </w:r>
      <m:oMath>
        <m:sSub>
          <m:sSubPr>
            <m:ctrlPr>
              <w:rPr>
                <w:rFonts w:ascii="Cambria Math" w:hAnsi="Cambria Math"/>
                <w:i/>
              </w:rPr>
            </m:ctrlPr>
          </m:sSubPr>
          <m:e>
            <m:r>
              <w:rPr>
                <w:rFonts w:ascii="Cambria Math" w:hAnsi="Cambria Math"/>
              </w:rPr>
              <m:t>r</m:t>
            </m:r>
          </m:e>
          <m:sub>
            <m:r>
              <w:rPr>
                <w:rFonts w:ascii="Cambria Math" w:hAnsi="Cambria Math"/>
              </w:rPr>
              <m:t>s, random</m:t>
            </m:r>
          </m:sub>
        </m:sSub>
      </m:oMath>
      <w:r>
        <w:t>), which we achieved by removing the observed step from each stratum and identifying the rank of a randomly chosen step. We replicated this validation procedure 100 times and employed ANOVA to compare the predictive efficacy of different configurations.</w:t>
      </w:r>
    </w:p>
    <w:p w14:paraId="77AE3CEA" w14:textId="77777777" w:rsidR="003010BA" w:rsidRPr="003010BA" w:rsidRDefault="003010BA" w:rsidP="0061664B">
      <w:pPr>
        <w:pStyle w:val="Heading2"/>
      </w:pPr>
      <w:bookmarkStart w:id="168" w:name="_Toc64385"/>
      <w:bookmarkStart w:id="169" w:name="_Toc197866316"/>
      <w:r w:rsidRPr="003010BA">
        <w:t>Simulations</w:t>
      </w:r>
      <w:bookmarkEnd w:id="168"/>
      <w:bookmarkEnd w:id="169"/>
    </w:p>
    <w:p w14:paraId="7263E1B4" w14:textId="22A4D246" w:rsidR="003010BA" w:rsidRDefault="003010BA" w:rsidP="0061664B">
      <w:r>
        <w:t>To assess differences in predicted connectivity upon increasing seasonal dynamism and model</w:t>
      </w:r>
      <w:r w:rsidR="00A46AAF">
        <w:t xml:space="preserve"> realism</w:t>
      </w:r>
      <w:r>
        <w:t xml:space="preserve">, we ran dispersal simulations under the two most distinct configurations, i.e. the fully static (SSS,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 and fully dynamic (DMD,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 configurations, once using the simplistic model, once using the </w:t>
      </w:r>
      <w:r w:rsidR="00153E31">
        <w:t>realistic</w:t>
      </w:r>
      <w:r w:rsidR="00081613">
        <w:t xml:space="preserve"> </w:t>
      </w:r>
      <w:r>
        <w:t>model. We simulated individuals starting from three distinct regions known to host viable wild dog populations (</w:t>
      </w:r>
      <w:r w:rsidR="001262C3">
        <w:fldChar w:fldCharType="begin"/>
      </w:r>
      <w:r w:rsidR="001262C3">
        <w:instrText xml:space="preserve"> REF _Ref220505325 \h </w:instrText>
      </w:r>
      <w:r w:rsidR="001262C3">
        <w:fldChar w:fldCharType="separate"/>
      </w:r>
      <w:r w:rsidR="001262C3">
        <w:t xml:space="preserve">Figure </w:t>
      </w:r>
      <w:r w:rsidR="001262C3">
        <w:rPr>
          <w:noProof/>
        </w:rPr>
        <w:t>2</w:t>
      </w:r>
      <w:r w:rsidR="001262C3">
        <w:fldChar w:fldCharType="end"/>
      </w:r>
      <w:r>
        <w:t xml:space="preserve">). The definition of these areas was somewhat arbitrary, albeit we deliberately selected areas in the west and east of the Okavango Delta to examine potential influences of flooding </w:t>
      </w:r>
      <w:r>
        <w:lastRenderedPageBreak/>
        <w:t xml:space="preserve">on connectivity </w:t>
      </w:r>
      <w:r w:rsidR="00322795">
        <w:fldChar w:fldCharType="begin"/>
      </w:r>
      <w:r w:rsidR="002A16E0">
        <w:instrText xml:space="preserve"> ADDIN ZOTERO_ITEM CSL_CITATION {"citationID":"rsUARmKS","properties":{"formattedCitation":"(sensu Hofmann et al., 2024)","plainCitation":"(sensu Hofmann et al., 2024)","noteIndex":0},"citationItems":[{"id":45,"uris":["http://zotero.org/users/5449935/items/D9JFXCVP"],"itemData":{"id":45,"type":"article-journal","abstract":"Abstract\n            \n              While climate change has been shown to impact several life‐history traits of wild‐living animal populations, little is known about its effects on dispersal and connectivity. Here, we capitalize on the highly variable flooding regime of the Okavango Delta to investigate the impacts of changing environmental conditions on the dispersal and connectivity of the endangered African wild dog (\n              Lycaon pictus\n              ). Based on remote sensed flood extents observed over 20 years, we derive two extreme flood scenarios: a minimum and a maximum flood extent, representative of very dry and very wet environmental periods. These conditions are akin to those anticipated under increased climatic variability, as it is expected under climate change. Using a movement model parameterized with GPS data from dispersing individuals, we simulate 12,000 individual dispersal trajectories across the ecosystem under both scenarios and investigate patterns of connectivity. Across the entire ecosystem, surface water coverage during maximum flood extent reduces dispersal success (i.e., the propensity of individuals to disperse between adjacent subpopulations) by 12% and increases dispersal durations by 17%. Locally, however, dispersal success diminishes by as much as 78%. Depending on the flood extent, alternative dispersal corridors emerge, some of which in the immediate vicinity of human‐dominated landscapes. Notably, under maximum flood extent, the number of dispersing trajectories moving into human‐dominated landscapes decreases by 41% at the Okavango Delta's inflow, but increases by 126% at the Delta's distal end. This may drive the amplification of human–wildlife conflict. While predicting the impacts of climate change on environmental conditions on the ground remains challenging, our results highlight that environmental change may have significant consequences for dispersal patterns and connectivity, and ultimately, population viability. Acknowledging and anticipating such impacts will be key to effective conservation strategies and to preserve vital dispersal corridors in light of climate change and other human‐related landscape alterations.","citation-key":"Hofmann.2024","container-title":"Global Change Biology","DOI":"10.1111/gcb.17299","ISSN":"1354-1013, 1365-2486","issue":"5","journalAbbreviation":"Global Change Biology","language":"en","page":"e17299","source":"DOI.org (Crossref)","title":"Dispersal and Connectivity in Increasingly Extreme Climatic Conditions","volume":"30","author":[{"family":"Hofmann","given":"David D."},{"family":"Behr","given":"Dominik M."},{"family":"McNutt","given":"John Weldon"},{"family":"Ozgul","given":"Arpat"},{"family":"Cozzi","given":"Gabriele"}],"issued":{"date-parts":[["2024",5]]}},"prefix":"sensu"}],"schema":"https://github.com/citation-style-language/schema/raw/master/csl-citation.json"} </w:instrText>
      </w:r>
      <w:r w:rsidR="00322795">
        <w:fldChar w:fldCharType="separate"/>
      </w:r>
      <w:r w:rsidR="002E253C" w:rsidRPr="002E253C">
        <w:rPr>
          <w:rFonts w:ascii="Calibri" w:hAnsi="Calibri" w:cs="Calibri"/>
        </w:rPr>
        <w:t>(sensu Hofmann et al., 2024)</w:t>
      </w:r>
      <w:r w:rsidR="00322795">
        <w:fldChar w:fldCharType="end"/>
      </w:r>
      <w:r>
        <w:t>. We also selected a more independent location (</w:t>
      </w:r>
      <w:proofErr w:type="spellStart"/>
      <w:r>
        <w:t>Nxai</w:t>
      </w:r>
      <w:proofErr w:type="spellEnd"/>
      <w:r>
        <w:t xml:space="preserve"> Pan</w:t>
      </w:r>
      <w:r w:rsidR="00081613">
        <w:t xml:space="preserve"> National Park</w:t>
      </w:r>
      <w:r>
        <w:t xml:space="preserve">; </w:t>
      </w:r>
      <w:r w:rsidR="001262C3">
        <w:fldChar w:fldCharType="begin"/>
      </w:r>
      <w:r w:rsidR="001262C3">
        <w:instrText xml:space="preserve"> REF _Ref220505325 \h </w:instrText>
      </w:r>
      <w:r w:rsidR="001262C3">
        <w:fldChar w:fldCharType="separate"/>
      </w:r>
      <w:r w:rsidR="001262C3">
        <w:t xml:space="preserve">Figure </w:t>
      </w:r>
      <w:r w:rsidR="001262C3">
        <w:rPr>
          <w:noProof/>
        </w:rPr>
        <w:t>2</w:t>
      </w:r>
      <w:r w:rsidR="001262C3">
        <w:fldChar w:fldCharType="end"/>
      </w:r>
      <w:r>
        <w:t>) that remained unaffected by the Okavango Delta’s flood extent. To initiate simulated dispersal trajectories, we randomly placed 1,000 start</w:t>
      </w:r>
      <w:r w:rsidR="00081613">
        <w:t>ing</w:t>
      </w:r>
      <w:r>
        <w:t xml:space="preserve"> points within each of these source area, with start</w:t>
      </w:r>
      <w:r w:rsidR="00081613">
        <w:t>ing</w:t>
      </w:r>
      <w:r>
        <w:t xml:space="preserve"> </w:t>
      </w:r>
      <w:r w:rsidR="00081613">
        <w:t xml:space="preserve">dates </w:t>
      </w:r>
      <w:r>
        <w:t xml:space="preserve">that were equally distributed across the year. To simulate dispersal and obtain connectivity maps under both configurations, we applied the simulation algorithm for </w:t>
      </w:r>
      <w:proofErr w:type="spellStart"/>
      <w:r>
        <w:t>iSSFs</w:t>
      </w:r>
      <w:proofErr w:type="spellEnd"/>
      <w:r>
        <w:t xml:space="preserve"> described by </w:t>
      </w:r>
      <w:r w:rsidR="0011395F">
        <w:fldChar w:fldCharType="begin"/>
      </w:r>
      <w:r w:rsidR="002A16E0">
        <w:instrText xml:space="preserve"> ADDIN ZOTERO_ITEM CSL_CITATION {"citationID":"nrdEq4nz","properties":{"formattedCitation":"(Signer, Fieberg, and Avgar 2017)","plainCitation":"(Signer, Fieberg, and Avgar 2017)","dontUpdate":true,"noteIndex":0},"citationItems":[{"id":631,"uris":["http://zotero.org/users/5449935/items/G28VI8IZ"],"itemData":{"id":631,"type":"article-journal","abstract":"Habitat-selection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Functions","volume":"8","author":[{"family":"Signer","given":"Johannes"},{"family":"Fieberg","given":"John"},{"family":"Avgar","given":"Tal"}],"issued":{"date-parts":[["2017",4]]}}}],"schema":"https://github.com/citation-style-language/schema/raw/master/csl-citation.json"} </w:instrText>
      </w:r>
      <w:r w:rsidR="0011395F">
        <w:fldChar w:fldCharType="separate"/>
      </w:r>
      <w:r w:rsidR="0011395F" w:rsidRPr="0011395F">
        <w:rPr>
          <w:rFonts w:ascii="Calibri" w:hAnsi="Calibri" w:cs="Calibri"/>
        </w:rPr>
        <w:t xml:space="preserve">Signer, Fieberg, and Avgar </w:t>
      </w:r>
      <w:r w:rsidR="0011395F">
        <w:rPr>
          <w:rFonts w:ascii="Calibri" w:hAnsi="Calibri" w:cs="Calibri"/>
        </w:rPr>
        <w:t>(</w:t>
      </w:r>
      <w:r w:rsidR="0011395F" w:rsidRPr="0011395F">
        <w:rPr>
          <w:rFonts w:ascii="Calibri" w:hAnsi="Calibri" w:cs="Calibri"/>
        </w:rPr>
        <w:t>2017)</w:t>
      </w:r>
      <w:r w:rsidR="0011395F">
        <w:fldChar w:fldCharType="end"/>
      </w:r>
      <w:r w:rsidR="0011395F">
        <w:t xml:space="preserve"> </w:t>
      </w:r>
      <w:r>
        <w:t>and employed by</w:t>
      </w:r>
      <w:r w:rsidR="0011395F">
        <w:t xml:space="preserve"> </w:t>
      </w:r>
      <w:r w:rsidR="0011395F">
        <w:fldChar w:fldCharType="begin"/>
      </w:r>
      <w:r w:rsidR="002A16E0">
        <w:instrText xml:space="preserve"> ADDIN ZOTERO_ITEM CSL_CITATION {"citationID":"Hbh5AIof","properties":{"formattedCitation":"(Hofmann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r>
        <w:t>. We applied the simulation algorithm as follows. Originating from the start</w:t>
      </w:r>
      <w:r w:rsidR="00081613">
        <w:t>ing</w:t>
      </w:r>
      <w:r>
        <w:t xml:space="preserve"> point, we generated a set of 25 random steps by sampling step lengths from the fitted gamma distribution and turning angles from a uniform distribution. Along each random step, we extracted spatial covariates, computed relevant movement metrics (</w:t>
      </w:r>
      <w:proofErr w:type="spellStart"/>
      <w:r>
        <w:t>sl</w:t>
      </w:r>
      <w:proofErr w:type="spellEnd"/>
      <w:r>
        <w:t>, log(</w:t>
      </w:r>
      <w:proofErr w:type="spellStart"/>
      <w:r>
        <w:t>sl</w:t>
      </w:r>
      <w:proofErr w:type="spellEnd"/>
      <w:r>
        <w:t xml:space="preserve">), cos(ta)), and assigned light conditions. We then employed the fitted </w:t>
      </w:r>
      <w:proofErr w:type="spellStart"/>
      <w:r>
        <w:t>iSSF</w:t>
      </w:r>
      <w:proofErr w:type="spellEnd"/>
      <w:r>
        <w:t xml:space="preserve"> model to predict the probability of each step for being chosen, thus generating a “redistribution kernel” around the current location of the simulated individual</w:t>
      </w:r>
      <w:r w:rsidR="0011395F">
        <w:t xml:space="preserve"> </w:t>
      </w:r>
      <w:r w:rsidR="0011395F">
        <w:fldChar w:fldCharType="begin"/>
      </w:r>
      <w:r w:rsidR="002A16E0">
        <w:instrText xml:space="preserve"> ADDIN ZOTERO_ITEM CSL_CITATION {"citationID":"eSLqwDlr","properties":{"formattedCitation":"(Signer et al., 2017, 2024)","plainCitation":"(Signer et al., 2017, 2024)","noteIndex":0},"citationItems":[{"id":631,"uris":["http://zotero.org/users/5449935/items/G28VI8IZ"],"itemData":{"id":631,"type":"article-journal","abstract":"Habitat-selection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connectivity.","citation-key":"Signer.2024","container-title":"Methods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J."},{"family":"Balkenhol","given":"Niko"},{"family":"Avgar","given":"Tal"}],"issued":{"date-parts":[["2024",1]]}}}],"schema":"https://github.com/citation-style-language/schema/raw/master/csl-citation.json"} </w:instrText>
      </w:r>
      <w:r w:rsidR="0011395F">
        <w:fldChar w:fldCharType="separate"/>
      </w:r>
      <w:r w:rsidR="002E253C" w:rsidRPr="002E253C">
        <w:rPr>
          <w:rFonts w:ascii="Calibri" w:hAnsi="Calibri" w:cs="Calibri"/>
        </w:rPr>
        <w:t>(Signer et al., 2017, 2024)</w:t>
      </w:r>
      <w:r w:rsidR="0011395F">
        <w:fldChar w:fldCharType="end"/>
      </w:r>
      <w:r>
        <w:t xml:space="preserve">. Based on this kernel, we </w:t>
      </w:r>
      <w:r w:rsidR="00FD73AB">
        <w:t xml:space="preserve">probabilistically </w:t>
      </w:r>
      <w:r>
        <w:t>sampled one of the steps and updated the simulated individual’s position and time. We repeated the procedure until a total of 2,000 steps were realized (</w:t>
      </w:r>
      <w:r>
        <w:rPr>
          <w:rFonts w:ascii="Cambria" w:eastAsia="Cambria" w:hAnsi="Cambria" w:cs="Cambria"/>
        </w:rPr>
        <w:t xml:space="preserve">∼ </w:t>
      </w:r>
      <w:r>
        <w:t>400 dispersal days).</w:t>
      </w:r>
    </w:p>
    <w:p w14:paraId="7CD6AA9A" w14:textId="673167A2" w:rsidR="003010BA" w:rsidRDefault="003010BA" w:rsidP="0061664B">
      <w:r>
        <w:t xml:space="preserve">Depending on the configuration, we employed different spatial covariates and preferences during the simulation. For the SSS configuration, we omitted any seasonality and predicted connectivity using the static set of covariates and fixed preferences (i.e., </w:t>
      </w:r>
      <w:r>
        <w:rPr>
          <w:rFonts w:ascii="Cambria" w:eastAsia="Cambria" w:hAnsi="Cambria" w:cs="Cambria"/>
          <w:i/>
        </w:rPr>
        <w:t>β</w:t>
      </w:r>
      <w:r>
        <w:t xml:space="preserve">-estimates). For the DMD configuration, on the other hand, we updated covariates and preferences dynamically as the simulation progressed. That is, after every simulated step, we generated a new covariate stack comprising spatial layers that best represented environmental conditions at that particular point in time </w:t>
      </w:r>
      <w:ins w:id="170" w:author="David Hofmann" w:date="2026-03-17T19:49:00Z" w16du:dateUtc="2026-03-17T17:49:00Z">
        <w:r>
          <w:t>(</w:t>
        </w:r>
      </w:ins>
      <w:r w:rsidR="001262C3">
        <w:fldChar w:fldCharType="begin"/>
      </w:r>
      <w:r w:rsidR="001262C3">
        <w:instrText xml:space="preserve"> REF _Ref220505336 \h </w:instrText>
      </w:r>
      <w:r w:rsidR="001262C3">
        <w:fldChar w:fldCharType="separate"/>
      </w:r>
      <w:r w:rsidR="001262C3">
        <w:t xml:space="preserve">Figure </w:t>
      </w:r>
      <w:r w:rsidR="001262C3">
        <w:rPr>
          <w:noProof/>
        </w:rPr>
        <w:t>3</w:t>
      </w:r>
      <w:r w:rsidR="001262C3">
        <w:fldChar w:fldCharType="end"/>
      </w:r>
      <w:del w:id="171" w:author="David Hofmann" w:date="2026-03-17T19:49:00Z" w16du:dateUtc="2026-03-17T17:49:00Z">
        <w:r>
          <w:delText>(Figure 4).</w:delText>
        </w:r>
      </w:del>
      <w:ins w:id="172" w:author="David Hofmann" w:date="2026-03-17T19:49:00Z" w16du:dateUtc="2026-03-17T17:49:00Z">
        <w:r>
          <w:t>).</w:t>
        </w:r>
      </w:ins>
      <w:r>
        <w:t xml:space="preserve"> For the purpose of this comparison, we employed the set of covariates representing an average year. Similarly, we predicted the redistribution kernel using </w:t>
      </w:r>
      <w:r>
        <w:rPr>
          <w:rFonts w:ascii="Cambria" w:eastAsia="Cambria" w:hAnsi="Cambria" w:cs="Cambria"/>
          <w:i/>
        </w:rPr>
        <w:t>β</w:t>
      </w:r>
      <w:r>
        <w:t xml:space="preserve">-estimates from the appropriate season. Finally, </w:t>
      </w:r>
      <w:r w:rsidR="00081613">
        <w:t xml:space="preserve">following </w:t>
      </w:r>
      <w:r w:rsidR="0011395F">
        <w:fldChar w:fldCharType="begin"/>
      </w:r>
      <w:r w:rsidR="002A16E0">
        <w:instrText xml:space="preserve"> ADDIN ZOTERO_ITEM CSL_CITATION {"citationID":"ycAm09zE","properties":{"formattedCitation":"(Hofmann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ins w:id="173" w:author="David Hofmann" w:date="2026-03-17T19:49:00Z" w16du:dateUtc="2026-03-17T17:49:00Z">
        <w:r w:rsidR="008D2666">
          <w:t>,</w:t>
        </w:r>
      </w:ins>
      <w:r w:rsidR="0011395F">
        <w:t xml:space="preserve"> </w:t>
      </w:r>
      <w:r>
        <w:t xml:space="preserve">we obtained heatmaps under </w:t>
      </w:r>
      <w:r w:rsidR="00C87C4D">
        <w:t>each</w:t>
      </w:r>
      <w:r>
        <w:t xml:space="preserve"> configuration</w:t>
      </w:r>
      <w:r w:rsidR="00C87C4D">
        <w:t xml:space="preserve"> and computed difference maps to highlight </w:t>
      </w:r>
      <w:r w:rsidR="0062166E">
        <w:t xml:space="preserve">differences in resulting </w:t>
      </w:r>
      <w:r w:rsidR="00C71823">
        <w:t xml:space="preserve">connectivity </w:t>
      </w:r>
      <w:r w:rsidR="0062166E">
        <w:t>patterns.</w:t>
      </w:r>
    </w:p>
    <w:p w14:paraId="1781BBB7" w14:textId="77777777" w:rsidR="0011395F" w:rsidRDefault="00A46AAF" w:rsidP="00BF6240">
      <w:pPr>
        <w:keepNext/>
        <w:spacing w:after="299"/>
        <w:jc w:val="center"/>
        <w:rPr>
          <w:del w:id="174" w:author="David Hofmann" w:date="2026-03-17T19:49:00Z" w16du:dateUtc="2026-03-17T17:49:00Z"/>
        </w:rPr>
      </w:pPr>
      <w:del w:id="175" w:author="David Hofmann" w:date="2026-03-17T19:49:00Z" w16du:dateUtc="2026-03-17T17:49:00Z">
        <w:r w:rsidRPr="00A46AAF">
          <w:rPr>
            <w:noProof/>
          </w:rPr>
          <w:lastRenderedPageBreak/>
          <w:drawing>
            <wp:inline distT="0" distB="0" distL="0" distR="0" wp14:anchorId="35CBCFFD" wp14:editId="799C3B67">
              <wp:extent cx="6026727" cy="3343187"/>
              <wp:effectExtent l="0" t="0" r="0" b="0"/>
              <wp:docPr id="8501663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66335" name=""/>
                      <pic:cNvPicPr/>
                    </pic:nvPicPr>
                    <pic:blipFill>
                      <a:blip r:embed="rId15"/>
                      <a:stretch>
                        <a:fillRect/>
                      </a:stretch>
                    </pic:blipFill>
                    <pic:spPr>
                      <a:xfrm>
                        <a:off x="0" y="0"/>
                        <a:ext cx="6034977" cy="3347764"/>
                      </a:xfrm>
                      <a:prstGeom prst="rect">
                        <a:avLst/>
                      </a:prstGeom>
                    </pic:spPr>
                  </pic:pic>
                </a:graphicData>
              </a:graphic>
            </wp:inline>
          </w:drawing>
        </w:r>
      </w:del>
    </w:p>
    <w:p w14:paraId="5C474EE4" w14:textId="3270972B" w:rsidR="00A2106D" w:rsidRDefault="0011395F" w:rsidP="00656E67">
      <w:pPr>
        <w:pStyle w:val="Caption"/>
        <w:spacing w:line="360" w:lineRule="auto"/>
        <w:rPr>
          <w:del w:id="176" w:author="David Hofmann" w:date="2026-03-17T19:49:00Z" w16du:dateUtc="2026-03-17T17:49:00Z"/>
        </w:rPr>
      </w:pPr>
      <w:del w:id="177" w:author="David Hofmann" w:date="2026-03-17T19:49:00Z" w16du:dateUtc="2026-03-17T17:49:00Z">
        <w:r>
          <w:delText xml:space="preserve">Figure : </w:delText>
        </w:r>
        <w:r w:rsidRPr="0011395F">
          <w:rPr>
            <w:b w:val="0"/>
          </w:rPr>
          <w:delText>Schematic illustration of our dispersal simulation with dynamic covariates. As the simulation proceeded, the underlying spatial covariates (symbolized by the stack of layers) were updated. Depending on the covariate, the update frequency varied</w:delText>
        </w:r>
      </w:del>
      <w:moveFromRangeStart w:id="178" w:author="David Hofmann" w:date="2026-03-17T19:49:00Z" w:name="move224669368"/>
      <w:moveFrom w:id="179" w:author="David Hofmann" w:date="2026-03-17T19:49:00Z" w16du:dateUtc="2026-03-17T17:49:00Z">
        <w:r w:rsidR="00D96C46" w:rsidRPr="00C7240B">
          <w:t xml:space="preserve"> from a few hours (e.g., temperature) to multiple months (e.g., shrub cover). </w:t>
        </w:r>
      </w:moveFrom>
      <w:moveFromRangeEnd w:id="178"/>
      <w:del w:id="180" w:author="David Hofmann" w:date="2026-03-17T19:49:00Z" w16du:dateUtc="2026-03-17T17:49:00Z">
        <w:r w:rsidRPr="0011395F">
          <w:rPr>
            <w:b w:val="0"/>
          </w:rPr>
          <w:delText>Each gray block represents a single layer and the duration for which it was “active”. Originating from the current position of the simulated animal, a redistribution kernel was derived, indicating potential steps and their predicted probability. We generated redistribution kernels by proposing a set of 25 random steps and applying the parametrized step-selection model to predict the probability of each step for being chosen. Based on this kernel, one location was probabilistically sampled and the animal’s position and time were updated. This procedure was then repeated until 2,000 steps (</w:delText>
        </w:r>
        <w:r w:rsidRPr="0011395F">
          <w:rPr>
            <w:rFonts w:ascii="Cambria Math" w:hAnsi="Cambria Math" w:cs="Cambria Math"/>
            <w:b w:val="0"/>
          </w:rPr>
          <w:delText>∼</w:delText>
        </w:r>
        <w:r w:rsidRPr="0011395F">
          <w:rPr>
            <w:b w:val="0"/>
          </w:rPr>
          <w:delText xml:space="preserve"> 400 dispersal days) were simulated.</w:delText>
        </w:r>
        <w:r w:rsidR="00D73BEB">
          <w:rPr>
            <w:b w:val="0"/>
          </w:rPr>
          <w:delText xml:space="preserve"> All</w:delText>
        </w:r>
        <w:r w:rsidR="00D73BEB" w:rsidRPr="00427E70">
          <w:rPr>
            <w:b w:val="0"/>
          </w:rPr>
          <w:delText xml:space="preserve"> icons</w:delText>
        </w:r>
        <w:r w:rsidR="00D73BEB">
          <w:rPr>
            <w:b w:val="0"/>
          </w:rPr>
          <w:delText xml:space="preserve"> and silhouettes</w:delText>
        </w:r>
        <w:r w:rsidR="00D73BEB" w:rsidRPr="00427E70">
          <w:rPr>
            <w:b w:val="0"/>
          </w:rPr>
          <w:delText xml:space="preserve"> are original artwork created by the authors in Inkscape</w:delText>
        </w:r>
        <w:r w:rsidR="00F854C7">
          <w:rPr>
            <w:b w:val="0"/>
          </w:rPr>
          <w:delText xml:space="preserve"> and Microsoft Powerpoint</w:delText>
        </w:r>
        <w:r w:rsidR="00D73BEB" w:rsidRPr="00427E70">
          <w:rPr>
            <w:b w:val="0"/>
          </w:rPr>
          <w:delText>.</w:delText>
        </w:r>
      </w:del>
    </w:p>
    <w:p w14:paraId="4A48183B" w14:textId="77777777" w:rsidR="003010BA" w:rsidRPr="003010BA" w:rsidRDefault="003010BA" w:rsidP="0061664B">
      <w:pPr>
        <w:pStyle w:val="Heading1"/>
      </w:pPr>
      <w:bookmarkStart w:id="181" w:name="_Toc64386"/>
      <w:bookmarkStart w:id="182" w:name="_Toc197866317"/>
      <w:r w:rsidRPr="003010BA">
        <w:t>Results</w:t>
      </w:r>
      <w:bookmarkEnd w:id="181"/>
      <w:bookmarkEnd w:id="182"/>
    </w:p>
    <w:p w14:paraId="4AD67AA8" w14:textId="2A29DF7D" w:rsidR="003010BA" w:rsidRDefault="004537BC" w:rsidP="0061664B">
      <w:r w:rsidRPr="004537BC">
        <w:t xml:space="preserve">Model performance was generally robust across </w:t>
      </w:r>
      <w:r>
        <w:t>all considered configurations</w:t>
      </w:r>
      <w:r w:rsidRPr="004537BC">
        <w:t>.</w:t>
      </w:r>
      <w:r>
        <w:t xml:space="preserve"> Nonetheless, d</w:t>
      </w:r>
      <w:r w:rsidR="003010BA">
        <w:t xml:space="preserve">ue to convergence issues, we removed the covariates NDVI, precipitation, and distance to pans from all analyses. </w:t>
      </w:r>
      <w:r>
        <w:t>While this improved overall model convergence, s</w:t>
      </w:r>
      <w:r w:rsidR="003010BA">
        <w:t>ome minor convergence issues remained</w:t>
      </w:r>
      <w:r w:rsidR="00081613">
        <w:t>,</w:t>
      </w:r>
      <w:r w:rsidR="003010BA">
        <w:t xml:space="preserve"> </w:t>
      </w:r>
      <w:r w:rsidR="00081613">
        <w:t xml:space="preserve">as </w:t>
      </w:r>
      <w:r w:rsidR="003010BA">
        <w:t>our validation procedure failed in 59</w:t>
      </w:r>
      <w:r>
        <w:t xml:space="preserve"> (i.e., 3%)</w:t>
      </w:r>
      <w:r w:rsidR="003010BA">
        <w:t xml:space="preserve"> out of 1,800 validation attempts. Since </w:t>
      </w:r>
      <w:r w:rsidR="00081613">
        <w:t xml:space="preserve">convergence issues </w:t>
      </w:r>
      <w:r w:rsidR="003010BA">
        <w:t>occurred randomly across different configurations, we deemed their exclusion of no concern.</w:t>
      </w:r>
    </w:p>
    <w:p w14:paraId="212C561A" w14:textId="77777777" w:rsidR="003010BA" w:rsidRPr="003010BA" w:rsidRDefault="003010BA" w:rsidP="0061664B">
      <w:pPr>
        <w:pStyle w:val="Heading2"/>
      </w:pPr>
      <w:bookmarkStart w:id="183" w:name="_Toc64387"/>
      <w:bookmarkStart w:id="184" w:name="_Toc197866318"/>
      <w:r w:rsidRPr="003010BA">
        <w:t>Step-Selection Models</w:t>
      </w:r>
      <w:bookmarkEnd w:id="183"/>
      <w:bookmarkEnd w:id="184"/>
    </w:p>
    <w:p w14:paraId="25F6AC4C" w14:textId="34F79AEE" w:rsidR="00A2106D" w:rsidRPr="0012210E" w:rsidRDefault="003010BA" w:rsidP="0061664B">
      <w:r>
        <w:t>Patterns of habitat selection and movement behavior were qualitatively similar, irrespective of whether models were fit using static or dynamic covariates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xml:space="preserve">, Tables S3-S6) and irrespective of </w:t>
      </w:r>
      <w:r>
        <w:lastRenderedPageBreak/>
        <w:t xml:space="preserve">the number of random steps considered (Figure </w:t>
      </w:r>
      <w:del w:id="185" w:author="David Hofmann" w:date="2026-03-17T19:49:00Z" w16du:dateUtc="2026-03-17T17:49:00Z">
        <w:r>
          <w:delText>S9</w:delText>
        </w:r>
      </w:del>
      <w:ins w:id="186" w:author="David Hofmann" w:date="2026-03-17T19:49:00Z" w16du:dateUtc="2026-03-17T17:49:00Z">
        <w:r>
          <w:t>S</w:t>
        </w:r>
        <w:r w:rsidR="001262C3">
          <w:t>12</w:t>
        </w:r>
      </w:ins>
      <w:r>
        <w:t>). The most notable quantitative difference when using static vs. dynamic covariates was that models fitted using dynamic covariates resulted in narrower confidence intervals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xml:space="preserve">). Furthermore, effect sizes (i.e., </w:t>
      </w:r>
      <w:r>
        <w:rPr>
          <w:rFonts w:ascii="Cambria" w:eastAsia="Cambria" w:hAnsi="Cambria" w:cs="Cambria"/>
          <w:i/>
        </w:rPr>
        <w:t>β</w:t>
      </w:r>
      <w:r>
        <w:t>-estimates) of models fit using static covariates were more pronounced than effect sizes from models that were fit using dynamic covariates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xml:space="preserve">). Differences were most marked for </w:t>
      </w:r>
      <w:r>
        <w:rPr>
          <w:rFonts w:ascii="Cambria" w:eastAsia="Cambria" w:hAnsi="Cambria" w:cs="Cambria"/>
          <w:i/>
        </w:rPr>
        <w:t>β</w:t>
      </w:r>
      <w:proofErr w:type="spellStart"/>
      <w:r>
        <w:rPr>
          <w:rFonts w:ascii="Cambria" w:eastAsia="Cambria" w:hAnsi="Cambria" w:cs="Cambria"/>
          <w:i/>
          <w:vertAlign w:val="subscript"/>
        </w:rPr>
        <w:t>DistanceToWater</w:t>
      </w:r>
      <w:proofErr w:type="spellEnd"/>
      <w:r>
        <w:t xml:space="preserve">, which was estimated </w:t>
      </w:r>
      <w:r>
        <w:rPr>
          <w:rFonts w:ascii="Cambria" w:eastAsia="Cambria" w:hAnsi="Cambria" w:cs="Cambria"/>
        </w:rPr>
        <w:t>≈−</w:t>
      </w:r>
      <w:r>
        <w:t>0</w:t>
      </w:r>
      <w:r>
        <w:rPr>
          <w:rFonts w:ascii="Cambria" w:eastAsia="Cambria" w:hAnsi="Cambria" w:cs="Cambria"/>
          <w:i/>
        </w:rPr>
        <w:t>.</w:t>
      </w:r>
      <w:r>
        <w:t xml:space="preserve">8 using static covariates, but </w:t>
      </w:r>
      <w:r>
        <w:rPr>
          <w:rFonts w:ascii="Cambria" w:eastAsia="Cambria" w:hAnsi="Cambria" w:cs="Cambria"/>
        </w:rPr>
        <w:t>≈−</w:t>
      </w:r>
      <w:r>
        <w:t>0</w:t>
      </w:r>
      <w:r>
        <w:rPr>
          <w:rFonts w:ascii="Cambria" w:eastAsia="Cambria" w:hAnsi="Cambria" w:cs="Cambria"/>
          <w:i/>
        </w:rPr>
        <w:t>.</w:t>
      </w:r>
      <w:r>
        <w:t xml:space="preserve">3 when using dynamic covariates. Differences in </w:t>
      </w:r>
      <w:r>
        <w:rPr>
          <w:rFonts w:ascii="Cambria" w:eastAsia="Cambria" w:hAnsi="Cambria" w:cs="Cambria"/>
          <w:i/>
        </w:rPr>
        <w:t>β</w:t>
      </w:r>
      <w:r>
        <w:t xml:space="preserve">-estimates between seasons were moderate and most pronounced when models were fit using static covariates. For instance, when models were fit using static covariates,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9 during the dry season but </w:t>
      </w:r>
      <w:r>
        <w:rPr>
          <w:rFonts w:ascii="Cambria" w:eastAsia="Cambria" w:hAnsi="Cambria" w:cs="Cambria"/>
        </w:rPr>
        <w:t xml:space="preserve">≈ </w:t>
      </w:r>
      <w:r>
        <w:t>0</w:t>
      </w:r>
      <w:r>
        <w:rPr>
          <w:rFonts w:ascii="Cambria" w:eastAsia="Cambria" w:hAnsi="Cambria" w:cs="Cambria"/>
          <w:i/>
        </w:rPr>
        <w:t>.</w:t>
      </w:r>
      <w:r>
        <w:t xml:space="preserve">2 during the wet season. </w:t>
      </w:r>
      <w:r w:rsidR="006D7547">
        <w:t xml:space="preserve">This </w:t>
      </w:r>
      <w:r w:rsidR="00A53D34">
        <w:t xml:space="preserve">indicates </w:t>
      </w:r>
      <w:r w:rsidR="006D7547">
        <w:t xml:space="preserve">avoidance of water during the dry season, yet selection for water during the wet season. </w:t>
      </w:r>
      <w:r>
        <w:t xml:space="preserve">When dynamic covariates were used, by contrast,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6 and </w:t>
      </w:r>
      <w:r>
        <w:rPr>
          <w:rFonts w:ascii="Cambria" w:eastAsia="Cambria" w:hAnsi="Cambria" w:cs="Cambria"/>
        </w:rPr>
        <w:t>≈−</w:t>
      </w:r>
      <w:r>
        <w:t>0</w:t>
      </w:r>
      <w:r>
        <w:rPr>
          <w:rFonts w:ascii="Cambria" w:eastAsia="Cambria" w:hAnsi="Cambria" w:cs="Cambria"/>
          <w:i/>
        </w:rPr>
        <w:t>.</w:t>
      </w:r>
      <w:r>
        <w:t>3, respectively</w:t>
      </w:r>
      <w:r w:rsidR="006D7547">
        <w:t>, indicating avoidance of water, irrespective of the season</w:t>
      </w:r>
      <w:r>
        <w:t>.</w:t>
      </w:r>
      <w:r w:rsidR="006D7547">
        <w:t xml:space="preserve"> Regardless of the type of covariates used,</w:t>
      </w:r>
      <w:r>
        <w:t xml:space="preserve"> </w:t>
      </w:r>
      <w:r>
        <w:rPr>
          <w:rFonts w:ascii="Cambria" w:eastAsia="Cambria" w:hAnsi="Cambria" w:cs="Cambria"/>
          <w:i/>
        </w:rPr>
        <w:t>β</w:t>
      </w:r>
      <w:proofErr w:type="spellStart"/>
      <w:r>
        <w:rPr>
          <w:rFonts w:ascii="Cambria" w:eastAsia="Cambria" w:hAnsi="Cambria" w:cs="Cambria"/>
          <w:i/>
          <w:vertAlign w:val="subscript"/>
        </w:rPr>
        <w:t>sl</w:t>
      </w:r>
      <w:r>
        <w:rPr>
          <w:rFonts w:ascii="Cambria" w:eastAsia="Cambria" w:hAnsi="Cambria" w:cs="Cambria"/>
          <w:vertAlign w:val="subscript"/>
        </w:rPr>
        <w:t>:</w:t>
      </w:r>
      <w:r>
        <w:rPr>
          <w:rFonts w:ascii="Cambria" w:eastAsia="Cambria" w:hAnsi="Cambria" w:cs="Cambria"/>
          <w:i/>
          <w:vertAlign w:val="subscript"/>
        </w:rPr>
        <w:t>Dark</w:t>
      </w:r>
      <w:proofErr w:type="spellEnd"/>
      <w:r>
        <w:rPr>
          <w:rFonts w:ascii="Cambria" w:eastAsia="Cambria" w:hAnsi="Cambria" w:cs="Cambria"/>
          <w:i/>
          <w:vertAlign w:val="subscript"/>
        </w:rPr>
        <w:t xml:space="preserve"> </w:t>
      </w:r>
      <w:r>
        <w:t>was markedly lower during the wet season (</w:t>
      </w:r>
      <w:r>
        <w:rPr>
          <w:rFonts w:ascii="Cambria" w:eastAsia="Cambria" w:hAnsi="Cambria" w:cs="Cambria"/>
        </w:rPr>
        <w:t>≈−</w:t>
      </w:r>
      <w:r>
        <w:t>0</w:t>
      </w:r>
      <w:r>
        <w:rPr>
          <w:rFonts w:ascii="Cambria" w:eastAsia="Cambria" w:hAnsi="Cambria" w:cs="Cambria"/>
          <w:i/>
        </w:rPr>
        <w:t>.</w:t>
      </w:r>
      <w:r>
        <w:t>9)</w:t>
      </w:r>
      <w:r w:rsidR="006D7547">
        <w:t xml:space="preserve"> than during</w:t>
      </w:r>
      <w:r>
        <w:t xml:space="preserve"> dry season (</w:t>
      </w:r>
      <w:r>
        <w:rPr>
          <w:rFonts w:ascii="Cambria" w:eastAsia="Cambria" w:hAnsi="Cambria" w:cs="Cambria"/>
        </w:rPr>
        <w:t>≈−</w:t>
      </w:r>
      <w:r>
        <w:t>0</w:t>
      </w:r>
      <w:r>
        <w:rPr>
          <w:rFonts w:ascii="Cambria" w:eastAsia="Cambria" w:hAnsi="Cambria" w:cs="Cambria"/>
          <w:i/>
        </w:rPr>
        <w:t>.</w:t>
      </w:r>
      <w:r>
        <w:t>1)</w:t>
      </w:r>
      <w:r w:rsidR="006D7547">
        <w:t xml:space="preserve">. This implies </w:t>
      </w:r>
      <w:r w:rsidR="006D7547" w:rsidRPr="006D7547">
        <w:t>that dispersers generally avoided long steps during dark nights, with this tendency being more pronounced in the wet season</w:t>
      </w:r>
      <w:r w:rsidR="006D7547">
        <w:t xml:space="preserve">. </w:t>
      </w:r>
      <w:r>
        <w:t xml:space="preserve">Plots that aid with the interpretation of the models are provided in Figure </w:t>
      </w:r>
      <w:del w:id="187" w:author="David Hofmann" w:date="2026-03-17T19:49:00Z" w16du:dateUtc="2026-03-17T17:49:00Z">
        <w:r>
          <w:delText>S10</w:delText>
        </w:r>
      </w:del>
      <w:ins w:id="188" w:author="David Hofmann" w:date="2026-03-17T19:49:00Z" w16du:dateUtc="2026-03-17T17:49:00Z">
        <w:r>
          <w:t>S1</w:t>
        </w:r>
        <w:r w:rsidR="001262C3">
          <w:t>3</w:t>
        </w:r>
      </w:ins>
      <w:r>
        <w:t>.</w:t>
      </w:r>
    </w:p>
    <w:p w14:paraId="0CEDBE6D" w14:textId="77777777" w:rsidR="0011395F" w:rsidRDefault="008B0401" w:rsidP="00BF6240">
      <w:pPr>
        <w:keepNext/>
        <w:spacing w:after="228"/>
        <w:jc w:val="left"/>
        <w:rPr>
          <w:del w:id="189" w:author="David Hofmann" w:date="2026-03-17T19:49:00Z" w16du:dateUtc="2026-03-17T17:49:00Z"/>
        </w:rPr>
      </w:pPr>
      <w:del w:id="190" w:author="David Hofmann" w:date="2026-03-17T19:49:00Z" w16du:dateUtc="2026-03-17T17:49:00Z">
        <w:r>
          <w:rPr>
            <w:noProof/>
          </w:rPr>
          <w:lastRenderedPageBreak/>
          <w:drawing>
            <wp:inline distT="0" distB="0" distL="0" distR="0" wp14:anchorId="3FB3846E" wp14:editId="0B3584A0">
              <wp:extent cx="5946140" cy="5350510"/>
              <wp:effectExtent l="0" t="0" r="0" b="2540"/>
              <wp:docPr id="2009423979" name="Grafik 4"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3979" name="Grafik 4" descr="Ein Bild, das Text, Diagramm, Reihe, Screenshot enthält.&#10;&#10;KI-generierte Inhalte können fehlerhaft sei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6140" cy="5350510"/>
                      </a:xfrm>
                      <a:prstGeom prst="rect">
                        <a:avLst/>
                      </a:prstGeom>
                      <a:noFill/>
                      <a:ln>
                        <a:noFill/>
                      </a:ln>
                    </pic:spPr>
                  </pic:pic>
                </a:graphicData>
              </a:graphic>
            </wp:inline>
          </w:drawing>
        </w:r>
      </w:del>
    </w:p>
    <w:p w14:paraId="3255946C" w14:textId="77777777" w:rsidR="009D7D7C" w:rsidRPr="00C7240B" w:rsidRDefault="0011395F" w:rsidP="0061664B">
      <w:pPr>
        <w:rPr>
          <w:moveFrom w:id="191" w:author="David Hofmann" w:date="2026-03-17T19:49:00Z" w16du:dateUtc="2026-03-17T17:49:00Z"/>
          <w:b/>
        </w:rPr>
      </w:pPr>
      <w:bookmarkStart w:id="192" w:name="_Ref202367744"/>
      <w:del w:id="193" w:author="David Hofmann" w:date="2026-03-17T19:49:00Z" w16du:dateUtc="2026-03-17T17:49:00Z">
        <w:r>
          <w:delText xml:space="preserve">Figure </w:delText>
        </w:r>
      </w:del>
      <w:moveFromRangeStart w:id="194" w:author="David Hofmann" w:date="2026-03-17T19:49:00Z" w:name="move224669369"/>
      <w:moveFrom w:id="195" w:author="David Hofmann" w:date="2026-03-17T19:49:00Z" w16du:dateUtc="2026-03-17T17:49:00Z">
        <w:r w:rsidR="001C407A">
          <w:t>:</w:t>
        </w:r>
        <w:bookmarkEnd w:id="192"/>
        <w:r w:rsidR="001C407A">
          <w:t xml:space="preserve"> </w:t>
        </w:r>
        <w:r w:rsidR="009D7D7C" w:rsidRPr="00C7240B">
          <w:t xml:space="preserve">β−estimates from the integrated step-selection models, grouped by movement kernel, habitat-selection function, and their interaction. We either fit models using a simplistic model (without interactions) or a realistic model that comprised several interaction terms that rendered how movement behavior depended on environmental conditions. Furthermore, we distinguished between models fit using static and dynamic covariates. However, only the underlined covariates differed between the static and dynamic configurations, as covariates were either represented </w:t>
        </w:r>
      </w:moveFrom>
      <w:moveFromRangeEnd w:id="194"/>
      <w:del w:id="196" w:author="David Hofmann" w:date="2026-03-17T19:49:00Z" w16du:dateUtc="2026-03-17T17:49:00Z">
        <w:r w:rsidRPr="0011395F">
          <w:delText xml:space="preserve">as a single layer (static), or a stack of layers (dynamic). </w:delText>
        </w:r>
      </w:del>
      <w:moveFromRangeStart w:id="197" w:author="David Hofmann" w:date="2026-03-17T19:49:00Z" w:name="move224669370"/>
      <w:moveFrom w:id="198" w:author="David Hofmann" w:date="2026-03-17T19:49:00Z" w16du:dateUtc="2026-03-17T17:49:00Z">
        <w:r w:rsidR="009D7D7C" w:rsidRPr="00C7240B">
          <w:t xml:space="preserve">Furthermore, data were either pooled across seasons (yellow bars) or split into dry (green bars) and wet (blue bars) season. Results are shown for replicates that used 25 random steps, as all associated models converged. The number of random steps did not appear </w:t>
        </w:r>
        <w:r w:rsidR="009D7D7C" w:rsidRPr="00C7240B">
          <w:lastRenderedPageBreak/>
          <w:t xml:space="preserve">to influence model estimates (Figure </w:t>
        </w:r>
      </w:moveFrom>
      <w:moveFromRangeEnd w:id="197"/>
      <w:del w:id="199" w:author="David Hofmann" w:date="2026-03-17T19:49:00Z" w16du:dateUtc="2026-03-17T17:49:00Z">
        <w:r w:rsidRPr="0011395F">
          <w:delText>S9).</w:delText>
        </w:r>
      </w:del>
      <w:moveFromRangeStart w:id="200" w:author="David Hofmann" w:date="2026-03-17T19:49:00Z" w:name="move224669371"/>
      <w:moveFrom w:id="201" w:author="David Hofmann" w:date="2026-03-17T19:49:00Z" w16du:dateUtc="2026-03-17T17:49:00Z">
        <w:r w:rsidR="009D7D7C" w:rsidRPr="00C7240B">
          <w:t xml:space="preserve"> The horizontal ticks indicate the point estimates, and the vertical segments represent the 90%, 95%, and 99% confidence-intervals of the respective </w:t>
        </w:r>
        <w:r w:rsidR="009D7D7C" w:rsidRPr="00C7240B">
          <w:rPr>
            <w:rFonts w:ascii="Cambria Math" w:hAnsi="Cambria Math" w:cs="Cambria Math"/>
          </w:rPr>
          <w:t>𝛽</w:t>
        </w:r>
        <w:r w:rsidR="009D7D7C" w:rsidRPr="00C7240B">
          <w:t>-coefficients.</w:t>
        </w:r>
      </w:moveFrom>
    </w:p>
    <w:moveFromRangeEnd w:id="200"/>
    <w:p w14:paraId="70F29979" w14:textId="1969DA70" w:rsidR="00A2106D" w:rsidRDefault="008B0401" w:rsidP="00BF6240">
      <w:pPr>
        <w:spacing w:after="228"/>
        <w:jc w:val="left"/>
        <w:rPr>
          <w:del w:id="202" w:author="David Hofmann" w:date="2026-03-17T19:49:00Z" w16du:dateUtc="2026-03-17T17:49:00Z"/>
        </w:rPr>
      </w:pPr>
      <w:del w:id="203" w:author="David Hofmann" w:date="2026-03-17T19:49:00Z" w16du:dateUtc="2026-03-17T17:49:00Z">
        <w:r>
          <w:rPr>
            <w:noProof/>
          </w:rPr>
          <w:delText xml:space="preserve"> </w:delText>
        </w:r>
      </w:del>
    </w:p>
    <w:p w14:paraId="182BB134" w14:textId="77777777" w:rsidR="00A2106D" w:rsidRDefault="00A2106D" w:rsidP="00BF6240">
      <w:pPr>
        <w:spacing w:after="5"/>
        <w:ind w:left="-5" w:right="311" w:hanging="10"/>
        <w:rPr>
          <w:del w:id="204" w:author="David Hofmann" w:date="2026-03-17T19:49:00Z" w16du:dateUtc="2026-03-17T17:49:00Z"/>
          <w:rFonts w:ascii="Cambria" w:eastAsia="Cambria" w:hAnsi="Cambria" w:cs="Cambria"/>
          <w:sz w:val="18"/>
        </w:rPr>
      </w:pPr>
    </w:p>
    <w:p w14:paraId="5B3E9874" w14:textId="77777777" w:rsidR="003010BA" w:rsidRPr="003010BA" w:rsidRDefault="003010BA" w:rsidP="0061664B">
      <w:pPr>
        <w:pStyle w:val="Heading2"/>
      </w:pPr>
      <w:bookmarkStart w:id="205" w:name="_Toc64388"/>
      <w:bookmarkStart w:id="206" w:name="_Toc197866319"/>
      <w:r w:rsidRPr="003010BA">
        <w:t>Validation</w:t>
      </w:r>
      <w:bookmarkEnd w:id="205"/>
      <w:bookmarkEnd w:id="206"/>
    </w:p>
    <w:p w14:paraId="32D660EC" w14:textId="15F42AE9" w:rsidR="0011395F" w:rsidRDefault="003010BA" w:rsidP="0061664B">
      <w:r>
        <w:t>Spearman’s rank correlation coefficients (</w:t>
      </w:r>
      <w:r>
        <w:rPr>
          <w:rFonts w:ascii="Cambria" w:eastAsia="Cambria" w:hAnsi="Cambria" w:cs="Cambria"/>
          <w:i/>
        </w:rPr>
        <w:t>r</w:t>
      </w:r>
      <w:r>
        <w:t xml:space="preserve">) obtained from the validation procedure revealed that predictions from the </w:t>
      </w:r>
      <w:r w:rsidR="00153E31">
        <w:t>realistic</w:t>
      </w:r>
      <w:r>
        <w:t xml:space="preserve"> model performed markedly better than those from the simplistic </w:t>
      </w:r>
      <w:r w:rsidR="007A46A9">
        <w:t xml:space="preserve">model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simplistic</m:t>
            </m:r>
          </m:sub>
        </m:sSub>
      </m:oMath>
      <w:r>
        <w:rPr>
          <w:rFonts w:ascii="Cambria" w:eastAsia="Cambria" w:hAnsi="Cambria" w:cs="Cambria"/>
          <w:i/>
          <w:vertAlign w:val="subscript"/>
        </w:rPr>
        <w:t xml:space="preserve"> </w:t>
      </w:r>
      <w:r>
        <w:t xml:space="preserve">= </w:t>
      </w:r>
      <w:r>
        <w:rPr>
          <w:rFonts w:ascii="Cambria" w:eastAsia="Cambria" w:hAnsi="Cambria" w:cs="Cambria"/>
        </w:rPr>
        <w:t>−</w:t>
      </w:r>
      <w:r>
        <w:t>0</w:t>
      </w:r>
      <w:r>
        <w:rPr>
          <w:rFonts w:ascii="Cambria" w:eastAsia="Cambria" w:hAnsi="Cambria" w:cs="Cambria"/>
          <w:i/>
        </w:rPr>
        <w:t>.</w:t>
      </w:r>
      <w:r>
        <w:t xml:space="preserve">5,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realistic</m:t>
            </m:r>
          </m:sub>
        </m:sSub>
      </m:oMath>
      <w:r>
        <w:t xml:space="preserve">= </w:t>
      </w:r>
      <w:r>
        <w:rPr>
          <w:rFonts w:ascii="Cambria" w:eastAsia="Cambria" w:hAnsi="Cambria" w:cs="Cambria"/>
        </w:rPr>
        <w:t>−</w:t>
      </w:r>
      <w:r>
        <w:t>0</w:t>
      </w:r>
      <w:r>
        <w:rPr>
          <w:rFonts w:ascii="Cambria" w:eastAsia="Cambria" w:hAnsi="Cambria" w:cs="Cambria"/>
          <w:i/>
        </w:rPr>
        <w:t>.</w:t>
      </w:r>
      <w:r>
        <w:t xml:space="preserve">9, </w:t>
      </w:r>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r>
        <w:t>). Irrespective of the employed model, Spearman’s rank correlation differed significantly depending on the amount of dynamism considered (</w:t>
      </w:r>
      <w:proofErr w:type="spellStart"/>
      <w:r w:rsidR="00614B75">
        <w:t>ANOVA</w:t>
      </w:r>
      <w:r w:rsidR="00614B75" w:rsidRPr="00614B75">
        <w:rPr>
          <w:vertAlign w:val="subscript"/>
        </w:rPr>
        <w:t>simplistic</w:t>
      </w:r>
      <w:proofErr w:type="spellEnd"/>
      <w:r>
        <w:t xml:space="preserve">: F(5, 593) = 26.45, p </w:t>
      </w:r>
      <w:r>
        <w:rPr>
          <w:rFonts w:ascii="Cambria" w:eastAsia="Cambria" w:hAnsi="Cambria" w:cs="Cambria"/>
          <w:i/>
        </w:rPr>
        <w:t xml:space="preserve">&lt; </w:t>
      </w:r>
      <w:r>
        <w:t xml:space="preserve">0.001, </w:t>
      </w:r>
      <w:proofErr w:type="spellStart"/>
      <w:r w:rsidR="00614B75">
        <w:t>ANOVA</w:t>
      </w:r>
      <w:r w:rsidR="00614B75" w:rsidRPr="00614B75">
        <w:rPr>
          <w:vertAlign w:val="subscript"/>
        </w:rPr>
        <w:t>realistic</w:t>
      </w:r>
      <w:proofErr w:type="spellEnd"/>
      <w:r>
        <w:t xml:space="preserve">: F(5, 594) = 7.14, p </w:t>
      </w:r>
      <w:r>
        <w:rPr>
          <w:rFonts w:ascii="Cambria" w:eastAsia="Cambria" w:hAnsi="Cambria" w:cs="Cambria"/>
          <w:i/>
        </w:rPr>
        <w:t xml:space="preserve">&lt; </w:t>
      </w:r>
      <w:r>
        <w:t xml:space="preserve">0.001), albeit with moderate effect sizes. Using the simplistic </w:t>
      </w:r>
      <w:r w:rsidR="00F76E6F">
        <w:t>model</w:t>
      </w:r>
      <w:r>
        <w:t xml:space="preserve">, moving from a fully static (SSS) to a fully dynamic (DMD) configuration decreased </w:t>
      </w:r>
      <w:proofErr w:type="spellStart"/>
      <w:r>
        <w:t>Spearmans’s</w:t>
      </w:r>
      <w:proofErr w:type="spellEnd"/>
      <w:r>
        <w:t xml:space="preserve"> rank correlation (i.e., increased the predictive performance) by 0.15 from -0.41 to -0.56. With the </w:t>
      </w:r>
      <w:r w:rsidR="002179E4">
        <w:t xml:space="preserve">realistic </w:t>
      </w:r>
      <w:r>
        <w:t>model, conversely, moving from a fully static (SSS) to a fully dynamic (DMD) configuration entailed a</w:t>
      </w:r>
      <w:r w:rsidR="004574A5">
        <w:t xml:space="preserve"> minor</w:t>
      </w:r>
      <w:r>
        <w:t xml:space="preserve"> increase in </w:t>
      </w:r>
      <m:oMath>
        <m:r>
          <w:rPr>
            <w:rFonts w:ascii="Cambria Math" w:hAnsi="Cambria Math"/>
          </w:rPr>
          <m:t>r</m:t>
        </m:r>
      </m:oMath>
      <w:r>
        <w:rPr>
          <w:rFonts w:ascii="Cambria" w:eastAsia="Cambria" w:hAnsi="Cambria" w:cs="Cambria"/>
          <w:i/>
        </w:rPr>
        <w:t xml:space="preserve"> </w:t>
      </w:r>
      <w:r>
        <w:t>(i.e., a decrease in the predictive performance) by 0.01 from -0.89 to -0.88. Our hypothesis that accounting for seasonal dynamism results in better predictive performance only held when using the simplistic model (</w:t>
      </w:r>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r>
        <w:t xml:space="preserve">a), but not when employing the </w:t>
      </w:r>
      <w:r w:rsidR="00153E31">
        <w:t>realistic</w:t>
      </w:r>
      <w:r>
        <w:t xml:space="preserve"> model (</w:t>
      </w:r>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r>
        <w:t>b).</w:t>
      </w:r>
      <w:del w:id="207" w:author="David Hofmann" w:date="2026-03-17T19:49:00Z" w16du:dateUtc="2026-03-17T17:49:00Z">
        <w:r w:rsidR="00A2106D">
          <w:br w:type="page"/>
        </w:r>
      </w:del>
    </w:p>
    <w:p w14:paraId="3BD895AD" w14:textId="7D136499" w:rsidR="00A2106D" w:rsidRDefault="00A2106D" w:rsidP="00BF6240">
      <w:pPr>
        <w:spacing w:after="71"/>
        <w:ind w:left="1"/>
        <w:jc w:val="left"/>
        <w:rPr>
          <w:del w:id="208" w:author="David Hofmann" w:date="2026-03-17T19:49:00Z" w16du:dateUtc="2026-03-17T17:49:00Z"/>
        </w:rPr>
      </w:pPr>
    </w:p>
    <w:p w14:paraId="5F39D3AF" w14:textId="77777777" w:rsidR="0011395F" w:rsidRDefault="00E834D6" w:rsidP="00BF6240">
      <w:pPr>
        <w:keepNext/>
        <w:spacing w:after="229"/>
        <w:jc w:val="center"/>
        <w:rPr>
          <w:del w:id="209" w:author="David Hofmann" w:date="2026-03-17T19:49:00Z" w16du:dateUtc="2026-03-17T17:49:00Z"/>
        </w:rPr>
      </w:pPr>
      <w:del w:id="210" w:author="David Hofmann" w:date="2026-03-17T19:49:00Z" w16du:dateUtc="2026-03-17T17:49:00Z">
        <w:r>
          <w:rPr>
            <w:noProof/>
          </w:rPr>
          <w:drawing>
            <wp:inline distT="0" distB="0" distL="0" distR="0" wp14:anchorId="2D32B323" wp14:editId="1C8B4103">
              <wp:extent cx="5753151" cy="6883052"/>
              <wp:effectExtent l="0" t="0" r="0" b="0"/>
              <wp:docPr id="1404639690" name="Grafik 6" descr="Ein Bild, das Text, Screenshot, Diagramm,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39690" name="Grafik 6" descr="Ein Bild, das Text, Screenshot, Diagramm, Farbigkeit enthält.&#10;&#10;KI-generierte Inhalte können fehlerhaft se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76719" cy="6911249"/>
                      </a:xfrm>
                      <a:prstGeom prst="rect">
                        <a:avLst/>
                      </a:prstGeom>
                      <a:noFill/>
                      <a:ln>
                        <a:noFill/>
                      </a:ln>
                    </pic:spPr>
                  </pic:pic>
                </a:graphicData>
              </a:graphic>
            </wp:inline>
          </w:drawing>
        </w:r>
      </w:del>
    </w:p>
    <w:p w14:paraId="487AB877" w14:textId="77777777" w:rsidR="009D7D7C" w:rsidRDefault="0011395F" w:rsidP="0061664B">
      <w:pPr>
        <w:rPr>
          <w:moveFrom w:id="211" w:author="David Hofmann" w:date="2026-03-17T19:49:00Z" w16du:dateUtc="2026-03-17T17:49:00Z"/>
        </w:rPr>
      </w:pPr>
      <w:bookmarkStart w:id="212" w:name="_Ref202367883"/>
      <w:del w:id="213" w:author="David Hofmann" w:date="2026-03-17T19:49:00Z" w16du:dateUtc="2026-03-17T17:49:00Z">
        <w:r>
          <w:delText xml:space="preserve">Figure </w:delText>
        </w:r>
      </w:del>
      <w:moveFromRangeStart w:id="214" w:author="David Hofmann" w:date="2026-03-17T19:49:00Z" w:name="move224669372"/>
      <w:moveFrom w:id="215" w:author="David Hofmann" w:date="2026-03-17T19:49:00Z" w16du:dateUtc="2026-03-17T17:49:00Z">
        <w:r w:rsidR="001C407A">
          <w:t>:</w:t>
        </w:r>
        <w:bookmarkEnd w:id="212"/>
        <w:r w:rsidR="009D7D7C" w:rsidRPr="0011395F">
          <w:t xml:space="preserve"> </w:t>
        </w:r>
        <w:r w:rsidR="009D7D7C" w:rsidRPr="00C7240B">
          <w:t xml:space="preserve">(a) Boxplots of Spearman’s rank correlation across different configurations of dynamism that range from entirely static (SSS) to fully dynamic (DMD). The more negative Spearman’s rank correlation, the better is the predictive performance under the respective configuration. Correlations were computed for 100 replicates. Note that the y-axis is inverted to match our expectation of </w:t>
        </w:r>
        <w:r w:rsidR="009D7D7C" w:rsidRPr="00C7240B">
          <w:lastRenderedPageBreak/>
          <w:t>increasing performance as dynamism increases. The boxplots in light gray represent Spearman’s rank correlation coefficients under a null model and serve for comparison. (b) Difference in Spearman’s rank correlation when moving from one configuration to another. Values &lt; 0 (blue) indicate an increase in predictive performance, whereas values &gt; 0 (orange) indicate a decrease in predictive performance.</w:t>
        </w:r>
      </w:moveFrom>
    </w:p>
    <w:p w14:paraId="347853EB" w14:textId="77777777" w:rsidR="003010BA" w:rsidRPr="003010BA" w:rsidRDefault="003010BA" w:rsidP="0061664B">
      <w:pPr>
        <w:pStyle w:val="Heading2"/>
      </w:pPr>
      <w:bookmarkStart w:id="216" w:name="_Toc64389"/>
      <w:bookmarkStart w:id="217" w:name="_Toc197866320"/>
      <w:moveFromRangeEnd w:id="214"/>
      <w:r w:rsidRPr="003010BA">
        <w:t>Simulations</w:t>
      </w:r>
      <w:bookmarkEnd w:id="216"/>
      <w:bookmarkEnd w:id="217"/>
    </w:p>
    <w:p w14:paraId="32090AC7" w14:textId="7B7BDE98" w:rsidR="00A2106D" w:rsidRPr="0012210E" w:rsidRDefault="003010BA" w:rsidP="0061664B">
      <w:r>
        <w:t>Simulations under the most static (SSS) and dynamic (DMD) configurations revealed different connectivity patterns (</w:t>
      </w:r>
      <w:r w:rsidR="001262C3">
        <w:fldChar w:fldCharType="begin"/>
      </w:r>
      <w:r w:rsidR="001262C3">
        <w:instrText xml:space="preserve"> REF _Ref220505943 \h </w:instrText>
      </w:r>
      <w:r w:rsidR="001262C3">
        <w:fldChar w:fldCharType="separate"/>
      </w:r>
      <w:r w:rsidR="001262C3">
        <w:t xml:space="preserve">Figure </w:t>
      </w:r>
      <w:r w:rsidR="001262C3">
        <w:rPr>
          <w:noProof/>
        </w:rPr>
        <w:t>6</w:t>
      </w:r>
      <w:r w:rsidR="001262C3">
        <w:fldChar w:fldCharType="end"/>
      </w:r>
      <w:r>
        <w:t xml:space="preserve">). In the static configuration, simulated trajectories were more concentrated, suggesting frequent movement across a few key habitats. In the dynamic configuration, by contrast, simulated trajectories were more homogeneously distributed, suggesting that movement was less restricted. When comparing the heatmaps generated under the simplistic and </w:t>
      </w:r>
      <w:r w:rsidR="00C44FD2">
        <w:t>realistic</w:t>
      </w:r>
      <w:r>
        <w:t xml:space="preserve"> models, differences in predicted connectivity are</w:t>
      </w:r>
      <w:r w:rsidR="00C44FD2">
        <w:t xml:space="preserve"> imperceptible (</w:t>
      </w:r>
      <w:r w:rsidR="001262C3">
        <w:fldChar w:fldCharType="begin"/>
      </w:r>
      <w:r w:rsidR="001262C3">
        <w:instrText xml:space="preserve"> REF _</w:instrText>
      </w:r>
      <w:del w:id="218" w:author="David Hofmann" w:date="2026-03-17T19:49:00Z" w16du:dateUtc="2026-03-17T17:49:00Z">
        <w:r w:rsidR="005642E4">
          <w:delInstrText>Ref202368018</w:delInstrText>
        </w:r>
      </w:del>
      <w:ins w:id="219" w:author="David Hofmann" w:date="2026-03-17T19:49:00Z" w16du:dateUtc="2026-03-17T17:49:00Z">
        <w:r w:rsidR="001262C3">
          <w:instrText>Ref220505943</w:instrText>
        </w:r>
      </w:ins>
      <w:r w:rsidR="001262C3">
        <w:instrText xml:space="preserve"> \h </w:instrText>
      </w:r>
      <w:del w:id="220" w:author="David Hofmann" w:date="2026-03-17T19:49:00Z" w16du:dateUtc="2026-03-17T17:49:00Z">
        <w:r w:rsidR="00BF6240">
          <w:delInstrText xml:space="preserve"> \* MERGEFORMAT </w:delInstrText>
        </w:r>
      </w:del>
      <w:r w:rsidR="001262C3">
        <w:fldChar w:fldCharType="separate"/>
      </w:r>
      <w:r w:rsidR="001262C3">
        <w:t xml:space="preserve">Figure </w:t>
      </w:r>
      <w:del w:id="221" w:author="David Hofmann" w:date="2026-03-17T19:49:00Z" w16du:dateUtc="2026-03-17T17:49:00Z">
        <w:r w:rsidR="00C47625">
          <w:rPr>
            <w:noProof/>
          </w:rPr>
          <w:delText>7</w:delText>
        </w:r>
      </w:del>
      <w:ins w:id="222" w:author="David Hofmann" w:date="2026-03-17T19:49:00Z" w16du:dateUtc="2026-03-17T17:49:00Z">
        <w:r w:rsidR="001262C3">
          <w:rPr>
            <w:noProof/>
          </w:rPr>
          <w:t>6</w:t>
        </w:r>
      </w:ins>
      <w:r w:rsidR="001262C3">
        <w:fldChar w:fldCharType="end"/>
      </w:r>
      <w:r w:rsidR="00C44FD2">
        <w:t>)</w:t>
      </w:r>
      <w:r>
        <w:t>.</w:t>
      </w:r>
    </w:p>
    <w:p w14:paraId="2D86AE41" w14:textId="77777777" w:rsidR="005642E4" w:rsidRDefault="00C44FD2" w:rsidP="00BF6240">
      <w:pPr>
        <w:keepNext/>
        <w:spacing w:after="228"/>
        <w:jc w:val="left"/>
        <w:rPr>
          <w:del w:id="223" w:author="David Hofmann" w:date="2026-03-17T19:49:00Z" w16du:dateUtc="2026-03-17T17:49:00Z"/>
        </w:rPr>
      </w:pPr>
      <w:del w:id="224" w:author="David Hofmann" w:date="2026-03-17T19:49:00Z" w16du:dateUtc="2026-03-17T17:49:00Z">
        <w:r>
          <w:rPr>
            <w:noProof/>
          </w:rPr>
          <w:drawing>
            <wp:inline distT="0" distB="0" distL="0" distR="0" wp14:anchorId="1068CC26" wp14:editId="1CAFB2F7">
              <wp:extent cx="6300470" cy="3545205"/>
              <wp:effectExtent l="0" t="0" r="5080" b="0"/>
              <wp:docPr id="1032949443" name="Grafik 3" descr="Ein Bild, das Text, Karte, Screenshot,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49443" name="Grafik 3" descr="Ein Bild, das Text, Karte, Screenshot, Farbigkeit enthält.&#10;&#10;KI-generierte Inhalte können fehlerhaft se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00470" cy="3545205"/>
                      </a:xfrm>
                      <a:prstGeom prst="rect">
                        <a:avLst/>
                      </a:prstGeom>
                      <a:noFill/>
                      <a:ln>
                        <a:noFill/>
                      </a:ln>
                    </pic:spPr>
                  </pic:pic>
                </a:graphicData>
              </a:graphic>
            </wp:inline>
          </w:drawing>
        </w:r>
      </w:del>
    </w:p>
    <w:p w14:paraId="3AB5C7DF" w14:textId="6A515EE5" w:rsidR="00A2106D" w:rsidRPr="005642E4" w:rsidRDefault="005642E4" w:rsidP="00656E67">
      <w:pPr>
        <w:pStyle w:val="Caption"/>
        <w:spacing w:line="360" w:lineRule="auto"/>
        <w:rPr>
          <w:del w:id="225" w:author="David Hofmann" w:date="2026-03-17T19:49:00Z" w16du:dateUtc="2026-03-17T17:49:00Z"/>
          <w:sz w:val="24"/>
        </w:rPr>
      </w:pPr>
      <w:bookmarkStart w:id="226" w:name="_Ref202368018"/>
      <w:del w:id="227" w:author="David Hofmann" w:date="2026-03-17T19:49:00Z" w16du:dateUtc="2026-03-17T17:49:00Z">
        <w:r>
          <w:delText>Figure :</w:delText>
        </w:r>
        <w:bookmarkEnd w:id="226"/>
        <w:r w:rsidRPr="005642E4">
          <w:rPr>
            <w:b w:val="0"/>
          </w:rPr>
          <w:delText xml:space="preserve"> (a-d) Heatmaps generated under the most static (SSS) and most dynamic (DMD) configurations, using both a simplistic and a realistic model, as well as difference maps highlight discrepancies between these modeling approaches.</w:delText>
        </w:r>
      </w:del>
    </w:p>
    <w:p w14:paraId="2703898B" w14:textId="77777777" w:rsidR="00A2106D" w:rsidRDefault="00A2106D" w:rsidP="00BF6240">
      <w:pPr>
        <w:rPr>
          <w:del w:id="228" w:author="David Hofmann" w:date="2026-03-17T19:49:00Z" w16du:dateUtc="2026-03-17T17:49:00Z"/>
          <w:rFonts w:ascii="Cambria" w:eastAsia="Cambria" w:hAnsi="Cambria" w:cs="Cambria"/>
          <w:sz w:val="18"/>
        </w:rPr>
      </w:pPr>
      <w:del w:id="229" w:author="David Hofmann" w:date="2026-03-17T19:49:00Z" w16du:dateUtc="2026-03-17T17:49:00Z">
        <w:r>
          <w:rPr>
            <w:rFonts w:ascii="Cambria" w:eastAsia="Cambria" w:hAnsi="Cambria" w:cs="Cambria"/>
            <w:sz w:val="18"/>
          </w:rPr>
          <w:br w:type="page"/>
        </w:r>
      </w:del>
    </w:p>
    <w:p w14:paraId="0F3C4A8C" w14:textId="77777777" w:rsidR="003010BA" w:rsidRPr="003010BA" w:rsidRDefault="003010BA" w:rsidP="0061664B">
      <w:pPr>
        <w:pStyle w:val="Heading1"/>
      </w:pPr>
      <w:bookmarkStart w:id="230" w:name="_Toc64390"/>
      <w:bookmarkStart w:id="231" w:name="_Toc197866321"/>
      <w:r w:rsidRPr="003010BA">
        <w:lastRenderedPageBreak/>
        <w:t>Discussion</w:t>
      </w:r>
      <w:bookmarkEnd w:id="230"/>
      <w:bookmarkEnd w:id="231"/>
    </w:p>
    <w:p w14:paraId="269A93F9" w14:textId="27E80D35" w:rsidR="003010BA" w:rsidRDefault="003010BA" w:rsidP="0061664B">
      <w:r>
        <w:t xml:space="preserve">We </w:t>
      </w:r>
      <w:r w:rsidR="00622D8C">
        <w:t xml:space="preserve">developed and tested </w:t>
      </w:r>
      <w:r>
        <w:t xml:space="preserve">a conceptual framework </w:t>
      </w:r>
      <w:r w:rsidR="00622D8C">
        <w:t>for incorporating</w:t>
      </w:r>
      <w:r>
        <w:t xml:space="preserve"> seasonality </w:t>
      </w:r>
      <w:r w:rsidR="00622D8C">
        <w:t>into</w:t>
      </w:r>
      <w:r>
        <w:t xml:space="preserve"> connectivity analysis at three stages</w:t>
      </w:r>
      <w:r w:rsidR="00F76E6F">
        <w:t>:</w:t>
      </w:r>
      <w:r>
        <w:t xml:space="preserve"> (1) when extracting spatial covariates for fitting the selection model, (2) when </w:t>
      </w:r>
      <w:r w:rsidR="00B009D3">
        <w:t xml:space="preserve">specifying </w:t>
      </w:r>
      <w:r>
        <w:t xml:space="preserve">the selection model, and (3) when predicting from the fitted model. </w:t>
      </w:r>
      <w:r w:rsidR="00622D8C">
        <w:t>U</w:t>
      </w:r>
      <w:r>
        <w:t xml:space="preserve">sing movement data </w:t>
      </w:r>
      <w:r w:rsidR="00622D8C">
        <w:t xml:space="preserve">from </w:t>
      </w:r>
      <w:r>
        <w:t xml:space="preserve">dispersing </w:t>
      </w:r>
      <w:r w:rsidR="005F0ED3">
        <w:t xml:space="preserve">African </w:t>
      </w:r>
      <w:r>
        <w:t>wild dogs</w:t>
      </w:r>
      <w:r w:rsidR="00622D8C">
        <w:t xml:space="preserve">, we compared the </w:t>
      </w:r>
      <w:r>
        <w:t>predictive performance</w:t>
      </w:r>
      <w:r w:rsidR="00622D8C">
        <w:t xml:space="preserve"> of six resulting configurations that varied in seasonal dynamism and biological realism.</w:t>
      </w:r>
      <w:r>
        <w:t xml:space="preserve"> </w:t>
      </w:r>
      <w:r w:rsidR="00622D8C">
        <w:t>While</w:t>
      </w:r>
      <w:r>
        <w:t xml:space="preserve"> seasonality </w:t>
      </w:r>
      <w:r w:rsidR="00622D8C">
        <w:t xml:space="preserve">had limited </w:t>
      </w:r>
      <w:r w:rsidR="00D001E7">
        <w:t>influence</w:t>
      </w:r>
      <w:r w:rsidR="00622D8C">
        <w:t xml:space="preserve"> on estimated patterns of</w:t>
      </w:r>
      <w:r>
        <w:t xml:space="preserve"> habitat selection and movement behavior</w:t>
      </w:r>
      <w:r w:rsidR="00622D8C">
        <w:t>, and only marginally improved</w:t>
      </w:r>
      <w:r>
        <w:t xml:space="preserve"> predictive performance</w:t>
      </w:r>
      <w:r w:rsidR="00D001E7">
        <w:t xml:space="preserve"> overall, </w:t>
      </w:r>
      <w:r>
        <w:t xml:space="preserve">the </w:t>
      </w:r>
      <w:r w:rsidR="00153E31">
        <w:t>realistic</w:t>
      </w:r>
      <w:r>
        <w:t xml:space="preserve"> model </w:t>
      </w:r>
      <w:r w:rsidR="00D001E7">
        <w:t>alone achieved</w:t>
      </w:r>
      <w:r>
        <w:t xml:space="preserve"> such high predictive efficacy that increasing seasonal dynamism only marginally improved predictions. Despite this, </w:t>
      </w:r>
      <w:r w:rsidR="00D001E7">
        <w:t>our</w:t>
      </w:r>
      <w:r>
        <w:t xml:space="preserve"> simulations </w:t>
      </w:r>
      <w:r w:rsidR="00D001E7">
        <w:t xml:space="preserve">showed that seasonal dynamism can lead to </w:t>
      </w:r>
      <w:r>
        <w:t>contrasting connectivity patterns</w:t>
      </w:r>
      <w:r w:rsidR="000D5833">
        <w:t>:</w:t>
      </w:r>
      <w:r>
        <w:t xml:space="preserve"> </w:t>
      </w:r>
      <w:r w:rsidR="00D001E7">
        <w:t xml:space="preserve">Static configurations produced clumped connectivity </w:t>
      </w:r>
      <w:r>
        <w:t>around a few hot spots</w:t>
      </w:r>
      <w:r w:rsidR="00D001E7">
        <w:t xml:space="preserve">, whereas dynamic configurations </w:t>
      </w:r>
      <w:r w:rsidR="00826A4B">
        <w:t xml:space="preserve">yielded more </w:t>
      </w:r>
      <w:r>
        <w:t>homogeneously distributed</w:t>
      </w:r>
      <w:r w:rsidR="00826A4B">
        <w:t xml:space="preserve"> connectivity across the landscape</w:t>
      </w:r>
      <w:r>
        <w:t>.</w:t>
      </w:r>
    </w:p>
    <w:p w14:paraId="6A14DAD5" w14:textId="3E98DEFE" w:rsidR="007A46A9" w:rsidRDefault="003010BA" w:rsidP="0061664B">
      <w:r>
        <w:t xml:space="preserve">Our validation procedure revealed only moderate improvements in our ability to predict dispersal movements when increasing the degree of seasonal dynamism. Given the system’s extreme seasonal variability, this was somewhat surprising. We suspect that the absence of a pronounced improvement can be traced back to multiple factors. Firstly, we focused our analysis on dispersing individuals, which cover large distances in search of potential mates and a suitable territory </w:t>
      </w:r>
      <w:r w:rsidR="005642E4">
        <w:fldChar w:fldCharType="begin"/>
      </w:r>
      <w:r w:rsidR="002A16E0">
        <w:instrText xml:space="preserve"> ADDIN ZOTERO_ITEM CSL_CITATION {"citationID":"vb6DrSzk","properties":{"formattedCitation":"(Cozzi et al., 2020; McNutt, 1996)","plainCitation":"(Cozzi et al., 2020; 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Weldon"},{"family":"Ozgul","given":"Arpat"}],"issued":{"date-parts":[["2020",5]]}}}],"schema":"https://github.com/citation-style-language/schema/raw/master/csl-citation.json"} </w:instrText>
      </w:r>
      <w:r w:rsidR="005642E4">
        <w:fldChar w:fldCharType="separate"/>
      </w:r>
      <w:r w:rsidR="002E253C" w:rsidRPr="002E253C">
        <w:rPr>
          <w:rFonts w:ascii="Calibri" w:hAnsi="Calibri" w:cs="Calibri"/>
        </w:rPr>
        <w:t>(Cozzi et al., 2020; McNutt, 1996)</w:t>
      </w:r>
      <w:r w:rsidR="005642E4">
        <w:fldChar w:fldCharType="end"/>
      </w:r>
      <w:r>
        <w:t xml:space="preserve">. In our case, the average 4-hourly step length was 2.5 km, implying that dispersers cross and sample a large variety of habitats within short time. The spatial scale of the dispersal process may thus misalign with the spatial scale at which seasonality affects connectivity. A </w:t>
      </w:r>
      <w:r w:rsidR="00721784">
        <w:t xml:space="preserve">second </w:t>
      </w:r>
      <w:r>
        <w:t>explanation could emerge from the fact that dispersers prioritize finding unoccupied territories and areas with low competition</w:t>
      </w:r>
      <w:r w:rsidR="00721784">
        <w:t>, which are unlikely to represent optimal habitat conditions</w:t>
      </w:r>
      <w:r>
        <w:t xml:space="preserve">, </w:t>
      </w:r>
      <w:r w:rsidR="00721784">
        <w:t>over</w:t>
      </w:r>
      <w:r>
        <w:t xml:space="preserve"> selecting specific habitat types</w:t>
      </w:r>
      <w:r w:rsidR="005642E4">
        <w:t xml:space="preserve"> </w:t>
      </w:r>
      <w:r w:rsidR="005642E4">
        <w:fldChar w:fldCharType="begin"/>
      </w:r>
      <w:r w:rsidR="002A16E0">
        <w:instrText xml:space="preserve"> ADDIN ZOTERO_ITEM CSL_CITATION {"citationID":"bbiucKyg","properties":{"formattedCitation":"(Creel, 2001; e.g., Creel &amp; Creel, 1996)","plainCitation":"(Creel, 2001; e.g., Creel &amp; Creel, 1996)","dontUpdate":true,"noteIndex":0},"citationItems":[{"id":774,"uris":["http://zotero.org/users/5449935/items/AI8N88MZ"],"itemData":{"id":774,"type":"article-journal","abstract":"African wild dogs (Lycaon pictus) are endangered largely because their population density is low under all conditions. Interspecific competition with larger carnivores may be a factor limiting wild dog density. The density of wild dogs on a 2600-km2 area of the Selous Game Reserve (Tanzania) was 0.04 adults! km2. Spotted hyaena (Crocuta crocuta) density for the same area was estimated by audio playbacks as 0.32 hyaenas/km2. Lion (Panthera leo) density, determinedfrom the ratio of hyaenas to lions, was 0.11 lions/km2. Across six ecosystems including Selous, there were strong negative correlations between wild dog and hyaena densities (r = -0.92; p = 0.01) and between wild dog and lion densities (r = -0.91; p = 0.03). Hyaenas outnumbered wild dogs by ratios rangingfrom 8:1 to 122:1. Ratios of lions to wild dogs rangedfrom 3:1 to 21:1. The diets of hyaenas and wild dogs overlap extensively; those of wild dogs and lions show less overlap. Where hyaenas are common and visibility is good, interference competition from hyaenas at wild dog kills is common and reduces wild dogs' feeding time. Where hyaena density is lower and visibility is poor, interference competition at wild dog kills is rare. Wild dogs are commonly killed by lions and occasionally by hyaenas. These data suggest that competition with spotted hyaenas may limit or exclude wild dogs when hyaena density is high. Competition with lions appears less intense, but direct predation by lions on wild dogs is important. Competition and predation by larger carnivores may be of broad importance to the conservation of wild dogs and other medium-sized carnivores.","citation-key":"Creel.1996","container-title":"Conservation Biology","DOI":"10.1046/j.1523-1739.1996.10020526.x","ISSN":"0888-8892, 1523-1739","issue":"2","language":"en","page":"526-538","source":"Crossref","title":"Limitation of African Wild Dogs by Competition with Larger Carnivores","volume":"10","author":[{"family":"Creel","given":"Scott"},{"family":"Creel","given":"Nancy Marusha"}],"issued":{"date-parts":[["1996",4]]}},"prefix":"e.g., "},{"id":446,"uris":["http://zotero.org/users/5449935/items/WVQ38PHT"],"itemData":{"id":446,"type":"article-journal","abstract":"Limitation of predator populations by prey availability and the effects of predators on prey populations are widely recognized as important ecological processes that affect carnivore conservation. Interspecific competition can also be a strong limiting factor for carnivore populations, and the effects of competition help explain why some carnivore species are prone to extinction. Competition among carnivores is unusual in some ways, so some predictions from traditional models of competition do not hold. For example, an increase in the density of prey can increase the effect of competition among carnivores, rather than weakening it. I used published data from African wild dogs ( Lycaon pictus) to highlight four complexities that can modify the effects of competition on the population dynamics of carnivores: habitat fragmentation, counterintuitive effects of prey density, predator-prey size ratios, and habitat type.","citation-key":"Creel.2001","container-title":"Conservation Biology","DOI":"10.1111/j.1523-1739.2001.99534.x","ISSN":"08888892, 15231739","issue":"1","journalAbbreviation":"Conservation Biology","language":"en","page":"271-274","source":"DOI.org (Crossref)","title":"Four Factors Modifying the Effect of Competition on Carnivore Population Dynamics as Illustrated by African Wild Dogs","volume":"15","author":[{"family":"Creel","given":"Scott"}],"issued":{"date-parts":[["2001",2]]}}}],"schema":"https://github.com/citation-style-language/schema/raw/master/csl-citation.json"} </w:instrText>
      </w:r>
      <w:r w:rsidR="005642E4">
        <w:fldChar w:fldCharType="separate"/>
      </w:r>
      <w:r w:rsidR="002E253C" w:rsidRPr="002E253C">
        <w:rPr>
          <w:rFonts w:ascii="Calibri" w:hAnsi="Calibri" w:cs="Calibri"/>
        </w:rPr>
        <w:t>(</w:t>
      </w:r>
      <w:r w:rsidR="00893F6B">
        <w:rPr>
          <w:rFonts w:ascii="Calibri" w:hAnsi="Calibri" w:cs="Calibri"/>
        </w:rPr>
        <w:t xml:space="preserve">e.g., </w:t>
      </w:r>
      <w:r w:rsidR="002E253C" w:rsidRPr="002E253C">
        <w:rPr>
          <w:rFonts w:ascii="Calibri" w:hAnsi="Calibri" w:cs="Calibri"/>
        </w:rPr>
        <w:t>Creel, 2001; Creel &amp; Creel, 1996)</w:t>
      </w:r>
      <w:r w:rsidR="005642E4">
        <w:fldChar w:fldCharType="end"/>
      </w:r>
      <w:r>
        <w:t>. Dispersers</w:t>
      </w:r>
      <w:r w:rsidR="00865F85">
        <w:t>’</w:t>
      </w:r>
      <w:r>
        <w:t xml:space="preserve"> habitat selection may therefore be more strongly influenced by </w:t>
      </w:r>
      <w:r w:rsidR="00F76E6F">
        <w:t xml:space="preserve">the spatial organization of territorial, resident conspecifics </w:t>
      </w:r>
      <w:r>
        <w:t xml:space="preserve">and only little </w:t>
      </w:r>
      <w:r>
        <w:lastRenderedPageBreak/>
        <w:t xml:space="preserve">affected by </w:t>
      </w:r>
      <w:r w:rsidR="00F76E6F">
        <w:t xml:space="preserve">the </w:t>
      </w:r>
      <w:r w:rsidR="00CA21CE">
        <w:t>landscape</w:t>
      </w:r>
      <w:r w:rsidR="00F76E6F">
        <w:t xml:space="preserve"> </w:t>
      </w:r>
      <w:r w:rsidR="005642E4">
        <w:fldChar w:fldCharType="begin"/>
      </w:r>
      <w:r w:rsidR="002A16E0">
        <w:instrText xml:space="preserve"> ADDIN ZOTERO_ITEM CSL_CITATION {"citationID":"a1R8odKH","properties":{"formattedCitation":"(Cozzi et al., 2018)","plainCitation":"(Cozzi et al., 2018)","noteIndex":0},"citationItems":[{"id":818,"uris":["http://zotero.org/users/5449935/items/VVA8KTRK"],"itemData":{"id":818,"type":"article-journal","citation-key":"Cozzi.2018","container-title":"Journal of Animal Ecology","DOI":"10.1111/1365-2656.12795","ISSN":"00218790","issue":"3","language":"en","page":"838-849","source":"Crossref","title":"Socially Informed Dispersal in a Territorial Cooperative Breeder","volume":"87","author":[{"family":"Cozzi","given":"Gabriele"},{"family":"Maag","given":"Nino"},{"family":"Börger","given":"Luca"},{"family":"Clutton-Brock","given":"Tim H."},{"family":"Ozgul","given":"Arpat"}],"editor":[{"family":"Street","given":"Garrett"}],"issued":{"date-parts":[["2018",5]]}}}],"schema":"https://github.com/citation-style-language/schema/raw/master/csl-citation.json"} </w:instrText>
      </w:r>
      <w:r w:rsidR="005642E4">
        <w:fldChar w:fldCharType="separate"/>
      </w:r>
      <w:r w:rsidR="002E253C" w:rsidRPr="002E253C">
        <w:rPr>
          <w:rFonts w:ascii="Calibri" w:hAnsi="Calibri" w:cs="Calibri"/>
        </w:rPr>
        <w:t>(Cozzi et al., 2018)</w:t>
      </w:r>
      <w:r w:rsidR="005642E4">
        <w:fldChar w:fldCharType="end"/>
      </w:r>
      <w:r w:rsidR="00CA21CE">
        <w:t xml:space="preserve"> and its </w:t>
      </w:r>
      <w:r>
        <w:t xml:space="preserve">seasonally changing characteristics. This would also explain the relatively weak selection or avoidance of environmental characteristics exhibited in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xml:space="preserve">. Finally, the African wild dog is a generalist species that occupies a broad variety of habitats </w:t>
      </w:r>
      <w:r w:rsidR="005642E4">
        <w:fldChar w:fldCharType="begin"/>
      </w:r>
      <w:r w:rsidR="002A16E0">
        <w:instrText xml:space="preserve"> ADDIN ZOTERO_ITEM CSL_CITATION {"citationID":"itbD7CiI","properties":{"formattedCitation":"(Woodroffe, 2011)","plainCitation":"(Woodroffe, 2011)","noteIndex":0},"citationItems":[{"id":662,"uris":["http://zotero.org/users/5449935/items/58W525WI"],"itemData":{"id":662,"type":"article-journal","abstract":"Movement behaviour is a key component of species’ vulnerability to extinction. African wild dogs’ Lycaon pictus endangerment has been linked to their wideranging behaviour, which is hypothesized to expose them to anthropogenic threats in fragmented habitats. I therefore investigated wild dog movement patterns in an area of Kenya where livestock out-number wild ungulates. In the 9 years of the study, wild dog population density increased from 0.9 to 3.4 adults and yearlings per 100 km2. Home-range size remained unchanged over this time, but overlap between neighbouring home ranges increased. Nevertheless, packs avoided one another and showed evidence of territoriality. Home ranges were of similar size on commercial ranches and community lands, even though people and livestock were abundant, and competitors and large prey depleted, in the latter land use. Packs showed signiﬁcant habitat preference; in particular, low human densities on commercial ranches, and zoning of settlement on community lands, facilitated wild dog avoidance of human activities and livestock. These ﬁndings suggest that, under the right circumstances, wild dogs may be able to avoid anthropogenic threats and thrive in human-dominated landscapes. However, elsewhere in Kenya traditional livestock husbandry is being abandoned and community land is being subdivided. Such changes would greatly reduce wild dogs’ ability to survive in pastoral areas.","citation-key":"Woodroffe.2011","container-title":"Journal of Zoology","DOI":"10.1111/j.1469-7998.2010.00747.x","ISSN":"09528369","issue":"2","language":"en","page":"88-97","source":"Crossref","title":"Ranging Behaviour of African Wild Dog Packs in a Human-Dominated Landscape: Ranging Behaviour of African Wild Dogs","title-short":"Ranging Behaviour of African Wild Dog Packs in a Human-Dominated Landscape","volume":"283","author":[{"family":"Woodroffe","given":"R."}],"issued":{"date-parts":[["2011",2]]}}}],"schema":"https://github.com/citation-style-language/schema/raw/master/csl-citation.json"} </w:instrText>
      </w:r>
      <w:r w:rsidR="005642E4">
        <w:fldChar w:fldCharType="separate"/>
      </w:r>
      <w:r w:rsidR="002E253C" w:rsidRPr="002E253C">
        <w:rPr>
          <w:rFonts w:ascii="Calibri" w:hAnsi="Calibri" w:cs="Calibri"/>
        </w:rPr>
        <w:t>(Woodroffe, 2011)</w:t>
      </w:r>
      <w:r w:rsidR="005642E4">
        <w:fldChar w:fldCharType="end"/>
      </w:r>
      <w:r>
        <w:t xml:space="preserve">. A certain tolerance towards changing environmental conditions can therefore be expected and may explain why seasonal differences were faint. This holds particularly true for dispersers, which are usually more tolerant towards unfavorable habitat conditions as they spend little time within the same area </w:t>
      </w:r>
      <w:r w:rsidR="005642E4">
        <w:fldChar w:fldCharType="begin"/>
      </w:r>
      <w:r w:rsidR="002A16E0">
        <w:instrText xml:space="preserve"> ADDIN ZOTERO_ITEM CSL_CITATION {"citationID":"yFYnK2hd","properties":{"formattedCitation":"(Elliot et al., 2014; O\\uc0\\u8217{}Neill et al., 2020)","plainCitation":"(Elliot et al., 2014; O’Neill et al., 2020)","noteIndex":0},"citationItems":[{"id":473,"uris":["http://zotero.org/users/5449935/items/WC4SNARV"],"itemData":{"id":473,"type":"article-journal","citation-key":"Elliot.2014","container-title":"Journal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planning.","citation-key":"ONeill.2020","container-title":"BMC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M."},{"family":"Woodroffe","given":"Rosie"}],"accessed":{"date-parts":[["2020",1,13]]},"issued":{"date-parts":[["2020",12]]}}}],"schema":"https://github.com/citation-style-language/schema/raw/master/csl-citation.json"} </w:instrText>
      </w:r>
      <w:r w:rsidR="005642E4">
        <w:fldChar w:fldCharType="separate"/>
      </w:r>
      <w:r w:rsidR="002E253C" w:rsidRPr="002E253C">
        <w:rPr>
          <w:rFonts w:ascii="Calibri" w:hAnsi="Calibri" w:cs="Calibri"/>
        </w:rPr>
        <w:t>(Elliot et al., 2014; O’Neill et al., 2020)</w:t>
      </w:r>
      <w:r w:rsidR="005642E4">
        <w:fldChar w:fldCharType="end"/>
      </w:r>
      <w:r>
        <w:t>.</w:t>
      </w:r>
    </w:p>
    <w:p w14:paraId="08F647D9" w14:textId="4E37F093" w:rsidR="003010BA" w:rsidRDefault="007A46A9" w:rsidP="0061664B">
      <w:r>
        <w:t xml:space="preserve">Even though incorporating seasonality provided little benefit in terms of predictive performance in our system, we stress that adopting our conceptual framework will facilitate greater clarity and rigor in connectivity studies overall. By explicitly defining where and how seasonality enters the modeling pipeline, our framework forces researchers to be more specific about the type of seasonal variation their study accounts for, reducing ambiguity in how seasonal effects are represented. Additionally, it prompts a more deliberate consideration of the pathways through which seasonality can influence connectivity, helping to identify whether its effects primarily stem from environmental variability, shifts in species behavior, or both. </w:t>
      </w:r>
      <w:r w:rsidR="00EE27F7">
        <w:t xml:space="preserve">Our </w:t>
      </w:r>
      <w:r>
        <w:t xml:space="preserve">approach not only enhances transparency and comparability across studies but also fosters a more </w:t>
      </w:r>
      <w:r w:rsidR="00153E31">
        <w:t>realistic and mechanistic</w:t>
      </w:r>
      <w:r>
        <w:t xml:space="preserve"> understanding of movement, ultimately improving the ecological relevance of connectivity analyses.</w:t>
      </w:r>
      <w:ins w:id="232" w:author="David Hofmann" w:date="2026-03-17T19:49:00Z" w16du:dateUtc="2026-03-17T17:49:00Z">
        <w:r w:rsidR="005E7A33">
          <w:t xml:space="preserve"> Finally, the conclusion that seasonality only moderately improved predictions</w:t>
        </w:r>
        <w:r w:rsidR="005E7A33" w:rsidRPr="005E7A33">
          <w:t xml:space="preserve"> could only be reached by explicitly testing alternative representations of temporal variability within a unified framework. Rather than assuming that increased temporal realism necessarily improves model performance, our approach allows its value to be evaluated empirically and in relation to other sources of model complexity.</w:t>
        </w:r>
      </w:ins>
    </w:p>
    <w:p w14:paraId="035CF95F" w14:textId="624C5D96" w:rsidR="003010BA" w:rsidRDefault="003010BA" w:rsidP="0061664B">
      <w:r>
        <w:t xml:space="preserve">Compared to the improvements achieved by increasing seasonal dynamism, moving from the simplistic to </w:t>
      </w:r>
      <w:r w:rsidR="002179E4">
        <w:t xml:space="preserve">a </w:t>
      </w:r>
      <w:r w:rsidR="00153E31">
        <w:t>realistic</w:t>
      </w:r>
      <w:r>
        <w:t xml:space="preserve"> model more significantly benefited predictions. Through the </w:t>
      </w:r>
      <w:r w:rsidR="00153E31">
        <w:t>realistic</w:t>
      </w:r>
      <w:r>
        <w:t xml:space="preserve"> model, we could represent several important aspects of African wild dog </w:t>
      </w:r>
      <w:r w:rsidR="00603743">
        <w:t>behavior</w:t>
      </w:r>
      <w:r>
        <w:t xml:space="preserve">, such as reduced movement during </w:t>
      </w:r>
      <w:r>
        <w:lastRenderedPageBreak/>
        <w:t xml:space="preserve">dark nights </w:t>
      </w:r>
      <w:r w:rsidR="005642E4">
        <w:fldChar w:fldCharType="begin"/>
      </w:r>
      <w:r w:rsidR="002A16E0">
        <w:instrText xml:space="preserve"> ADDIN ZOTERO_ITEM CSL_CITATION {"citationID":"9JEDKX1R","properties":{"formattedCitation":"(Cozzi, 2013; Cozzi et al., 2012)","plainCitation":"(Cozzi, 2013; Cozzi et al., 2012)","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W."},{"family":"Schmid","given":"Bernhard"}],"issued":{"date-parts":[["2012"]]}}},{"id":180,"uris":["http://zotero.org/users/5449935/items/BHLFPY7J"],"itemData":{"id":180,"type":"thesis","citation-key":"Cozzi.2013a","DOI":"10.5167/UZH-93646","genre":"PhD Thesis","language":"de","publisher":"University of Zurich","source":"DOI.org (Datacite)","title":"Patterns of Habitat Use and Segregation Among African Large Carnivores","URL":"10.5167/uzh-93646","author":[{"family":"Cozzi","given":"Gabriele"}],"accessed":{"date-parts":[["2024",4,2]]},"issued":{"date-parts":[["2013"]]}}}],"schema":"https://github.com/citation-style-language/schema/raw/master/csl-citation.json"} </w:instrText>
      </w:r>
      <w:r w:rsidR="005642E4">
        <w:fldChar w:fldCharType="separate"/>
      </w:r>
      <w:r w:rsidR="002E253C" w:rsidRPr="002E253C">
        <w:rPr>
          <w:rFonts w:ascii="Calibri" w:hAnsi="Calibri" w:cs="Calibri"/>
        </w:rPr>
        <w:t>(Cozzi, 2013; Cozzi et al., 2012)</w:t>
      </w:r>
      <w:r w:rsidR="005642E4">
        <w:fldChar w:fldCharType="end"/>
      </w:r>
      <w:r>
        <w:t xml:space="preserve"> and </w:t>
      </w:r>
      <w:r w:rsidR="00CA21CE">
        <w:t xml:space="preserve">during </w:t>
      </w:r>
      <w:r>
        <w:t xml:space="preserve">times of high ambient temperature </w:t>
      </w:r>
      <w:r w:rsidR="005642E4">
        <w:fldChar w:fldCharType="begin"/>
      </w:r>
      <w:r w:rsidR="002A16E0">
        <w:instrText xml:space="preserve"> ADDIN ZOTERO_ITEM CSL_CITATION {"citationID":"JO9GPxgM","properties":{"formattedCitation":"(Rabaiotti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change.","citation-key":"Rabaiotti.2019","container-title":"Oecologia","DOI":"10.1007/s00442-018-04329-1","ISSN":"1432-1939","issue":"3","journalAbbreviation":"Oecologia","language":"en","page":"587-599","source":"Springer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Change","volume":"189","author":[{"family":"Rabaiotti","given":"D."},{"family":"Woodroffe","given":"Rosie"}],"issued":{"date-parts":[["2019",3,1]]}}}],"schema":"https://github.com/citation-style-language/schema/raw/master/csl-citation.json"} </w:instrText>
      </w:r>
      <w:r w:rsidR="005642E4">
        <w:fldChar w:fldCharType="separate"/>
      </w:r>
      <w:r w:rsidR="002E253C" w:rsidRPr="002E253C">
        <w:rPr>
          <w:rFonts w:ascii="Calibri" w:hAnsi="Calibri" w:cs="Calibri"/>
        </w:rPr>
        <w:t>(Rabaiotti &amp; Woodroffe, 2019)</w:t>
      </w:r>
      <w:r w:rsidR="005642E4">
        <w:fldChar w:fldCharType="end"/>
      </w:r>
      <w:r>
        <w:t xml:space="preserve">. We could also model that dispersers’ movement behavior depended on habitat conditions, as evidenced by shorter steps in areas covered by water </w:t>
      </w:r>
      <w:r w:rsidR="005642E4">
        <w:fldChar w:fldCharType="begin"/>
      </w:r>
      <w:r w:rsidR="002A16E0">
        <w:instrText xml:space="preserve"> ADDIN ZOTERO_ITEM CSL_CITATION {"citationID":"SAsrR19K","properties":{"formattedCitation":"(Hofmann et al., 2023)","plainCitation":"(Hofmann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5642E4">
        <w:fldChar w:fldCharType="separate"/>
      </w:r>
      <w:r w:rsidR="002E253C" w:rsidRPr="002E253C">
        <w:rPr>
          <w:rFonts w:ascii="Calibri" w:hAnsi="Calibri" w:cs="Calibri"/>
        </w:rPr>
        <w:t>(Hofmann et al., 2023)</w:t>
      </w:r>
      <w:r w:rsidR="005642E4">
        <w:fldChar w:fldCharType="end"/>
      </w:r>
      <w:r>
        <w:t xml:space="preserve">. The ability of encapsulating and replicating dispersal movements in such </w:t>
      </w:r>
      <w:r w:rsidR="00153E31">
        <w:t>realistic</w:t>
      </w:r>
      <w:r>
        <w:t xml:space="preserve"> manner is unique to </w:t>
      </w:r>
      <w:proofErr w:type="spellStart"/>
      <w:r>
        <w:t>iSSF</w:t>
      </w:r>
      <w:proofErr w:type="spellEnd"/>
      <w:r>
        <w:t xml:space="preserve">-based simulations and cannot be achieved using resistance-based models. This is also a testimony to step-selection functions as a powerful means of conducting both inference and prediction of movement and connectivity </w:t>
      </w:r>
      <w:r w:rsidR="005642E4">
        <w:fldChar w:fldCharType="begin"/>
      </w:r>
      <w:r w:rsidR="002A16E0">
        <w:instrText xml:space="preserve"> ADDIN ZOTERO_ITEM CSL_CITATION {"citationID":"0i5AVkqI","properties":{"formattedCitation":"(Forrest et al., 2024; Hofmann et al., 2023)","plainCitation":"(Forrest et al., 2024; 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5642E4">
        <w:fldChar w:fldCharType="separate"/>
      </w:r>
      <w:r w:rsidR="002E253C" w:rsidRPr="002E253C">
        <w:rPr>
          <w:rFonts w:ascii="Calibri" w:hAnsi="Calibri" w:cs="Calibri"/>
        </w:rPr>
        <w:t>(Forrest et al., 2024; Hofmann et al., 2023)</w:t>
      </w:r>
      <w:r w:rsidR="005642E4">
        <w:fldChar w:fldCharType="end"/>
      </w:r>
      <w:r>
        <w:t>. While many of the additionally encapsulated processes are not directly linked to landscape connectivity, incorporating them helps control for key behavioral and environmental influences that might otherwise obscure critical movement patterns. In our case, this versatility elevated the predictive power of our dispersal model to a level where the added benefit of considering seasonal dynamism was negligible.</w:t>
      </w:r>
    </w:p>
    <w:p w14:paraId="1803D13A" w14:textId="644B1230" w:rsidR="003010BA" w:rsidRPr="003010BA" w:rsidRDefault="003010BA" w:rsidP="0061664B">
      <w:r>
        <w:t xml:space="preserve">Comparisons of connectivity under the most static (SSS) and </w:t>
      </w:r>
      <w:r w:rsidR="006C5059">
        <w:t xml:space="preserve">most </w:t>
      </w:r>
      <w:r>
        <w:t xml:space="preserve">dynamic (DMD) configurations, revealed that connectivity was concentrated on a few major dispersal hotspots under the most static configuration, but uniformly distributed across the entire landscape under the most dynamic configuration. This corroborates previous research showing that static connectivity analyses tend to underestimate connectivity, as seasonal stepping stones or corridors are missed </w:t>
      </w:r>
      <w:r w:rsidR="005642E4">
        <w:fldChar w:fldCharType="begin"/>
      </w:r>
      <w:r w:rsidR="002A16E0">
        <w:instrText xml:space="preserve"> ADDIN ZOTERO_ITEM CSL_CITATION {"citationID":"Hfos3hWO","properties":{"formattedCitation":"(Martensen et al., 2017)","plainCitation":"(Martensen et al., 2017)","noteIndex":0},"citationItems":[{"id":519,"uris":["http://zotero.org/users/5449935/items/KJB66US5"],"itemData":{"id":519,"type":"article-journal","citation-key":"Martensen.2017","container-title":"Methods in Ecology and Evolution","DOI":"10.1111/2041-210X.12799","ISSN":"2041-210X, 2041-210X","issue":"10","journalAbbreviation":"Methods Ecol Evol","language":"en","page":"1253-1264","source":"DOI.org (Crossref)","title":"Spatio‐Temporal Connectivity: Assessing the Amount of Reachable Habitat in Dynamic Landscapes","title-short":"Spatio‐Temporal Connectivity","volume":"8","author":[{"family":"Martensen","given":"Alexandre Camargo"},{"family":"Saura","given":"Santiago"},{"family":"Fortin","given":"Marie‐Josee"}],"issued":{"date-parts":[["2017",10]]}}}],"schema":"https://github.com/citation-style-language/schema/raw/master/csl-citation.json"} </w:instrText>
      </w:r>
      <w:r w:rsidR="005642E4">
        <w:fldChar w:fldCharType="separate"/>
      </w:r>
      <w:r w:rsidR="002E253C" w:rsidRPr="002E253C">
        <w:rPr>
          <w:rFonts w:ascii="Calibri" w:hAnsi="Calibri" w:cs="Calibri"/>
        </w:rPr>
        <w:t>(Martensen et al., 2017)</w:t>
      </w:r>
      <w:r w:rsidR="005642E4">
        <w:fldChar w:fldCharType="end"/>
      </w:r>
      <w:r>
        <w:t xml:space="preserve">. </w:t>
      </w:r>
      <w:r w:rsidR="002179E4" w:rsidRPr="002179E4">
        <w:t>Seasonally available dispersal habitats periodically allow dispersers to access areas that would otherwise remain inaccessible. In our case, such stepping stones emerged in two ways: through changes in the landscape that reshaped the distribution of preferred habitats, and through seasonal shifts in the dispersers’ habitat preferences.</w:t>
      </w:r>
      <w:r w:rsidR="002179E4">
        <w:t xml:space="preserve"> </w:t>
      </w:r>
      <w:r w:rsidR="005C6490">
        <w:t xml:space="preserve">For instance, the pulse-like flood dynamics of the Okavango Delta seasonally </w:t>
      </w:r>
      <w:del w:id="233" w:author="David Hofmann" w:date="2026-03-17T19:49:00Z" w16du:dateUtc="2026-03-17T17:49:00Z">
        <w:r w:rsidR="005C6490">
          <w:delText>reveal</w:delText>
        </w:r>
      </w:del>
      <w:ins w:id="234" w:author="David Hofmann" w:date="2026-03-17T19:49:00Z" w16du:dateUtc="2026-03-17T17:49:00Z">
        <w:r w:rsidR="005C6490">
          <w:t>reveal</w:t>
        </w:r>
        <w:r w:rsidR="003D4FEF">
          <w:t>s</w:t>
        </w:r>
      </w:ins>
      <w:r w:rsidR="005C6490">
        <w:t xml:space="preserve"> vital dispersal habitats through which individuals access otherwise inundated regions. Similarly, seasonal differences in the species willingness to move far distances at night modulate the </w:t>
      </w:r>
      <w:del w:id="235" w:author="David Hofmann" w:date="2026-03-17T19:49:00Z" w16du:dateUtc="2026-03-17T17:49:00Z">
        <w:r w:rsidR="005C6490">
          <w:delText xml:space="preserve"> </w:delText>
        </w:r>
      </w:del>
      <w:r w:rsidR="005C6490">
        <w:t xml:space="preserve">likelihood of dispersal between adjacent protected areas. </w:t>
      </w:r>
      <w:r>
        <w:t xml:space="preserve">Jointly, seasonal landscapes and changing preferences resulted in a more balanced mosaic of connectivity. </w:t>
      </w:r>
      <w:r>
        <w:lastRenderedPageBreak/>
        <w:t>Note, however, that the fact that connectivity was more evenly distributed across the year does not exclude the possibility of certain areas experiencing lower connectivity seasonally. As already shown by</w:t>
      </w:r>
      <w:r w:rsidR="005642E4">
        <w:t xml:space="preserve"> </w:t>
      </w:r>
      <w:r w:rsidR="005642E4">
        <w:fldChar w:fldCharType="begin"/>
      </w:r>
      <w:r w:rsidR="002A16E0">
        <w:instrText xml:space="preserve"> ADDIN ZOTERO_ITEM CSL_CITATION {"citationID":"WmvAKUnt","properties":{"formattedCitation":"(Osipova et al. 2019)","plainCitation":"(Osipova et al. 2019)","dontUpdate":true,"noteIndex":0},"citationItems":[{"id":393,"uris":["http://zotero.org/users/5449935/items/9K9W85RS"],"itemData":{"id":393,"type":"article-journal","abstract":"Landscape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W."},{"family":"Balkenhol","given":"N."}],"issued":{"date-parts":[["2019",2]]}}}],"schema":"https://github.com/citation-style-language/schema/raw/master/csl-citation.json"} </w:instrText>
      </w:r>
      <w:r w:rsidR="005642E4">
        <w:fldChar w:fldCharType="separate"/>
      </w:r>
      <w:r w:rsidR="005642E4" w:rsidRPr="005642E4">
        <w:rPr>
          <w:rFonts w:ascii="Calibri" w:hAnsi="Calibri" w:cs="Calibri"/>
        </w:rPr>
        <w:t xml:space="preserve">Osipova et al. </w:t>
      </w:r>
      <w:r w:rsidR="005642E4">
        <w:rPr>
          <w:rFonts w:ascii="Calibri" w:hAnsi="Calibri" w:cs="Calibri"/>
        </w:rPr>
        <w:t>(</w:t>
      </w:r>
      <w:r w:rsidR="005642E4" w:rsidRPr="005642E4">
        <w:rPr>
          <w:rFonts w:ascii="Calibri" w:hAnsi="Calibri" w:cs="Calibri"/>
        </w:rPr>
        <w:t>2019)</w:t>
      </w:r>
      <w:r w:rsidR="005642E4">
        <w:fldChar w:fldCharType="end"/>
      </w:r>
      <w:r>
        <w:t xml:space="preserve">, a static representation may result in both an over- and under-estimation of short-term connectivity, depending on the area and season. For conservation planning, this implies </w:t>
      </w:r>
      <w:r w:rsidR="00507CC8">
        <w:t>the</w:t>
      </w:r>
      <w:r>
        <w:t xml:space="preserve"> need to protect landscapes more broadly, as areas that provide little connectivity during some season may be critical during others. A dynamic take at connectivity therefore improves our understanding of ecological processes in dynamic landscapes and may help to identify otherwise overlooked dispersal hotspots </w:t>
      </w:r>
      <w:r w:rsidR="005642E4">
        <w:fldChar w:fldCharType="begin"/>
      </w:r>
      <w:r w:rsidR="002A16E0">
        <w:instrText xml:space="preserve"> ADDIN ZOTERO_ITEM CSL_CITATION {"citationID":"O4tvKkdw","properties":{"formattedCitation":"(Zeller, Lewison, et al., 2020)","plainCitation":"(Zeller, Lewison, et al., 2020)","noteIndex":0},"citationItems":[{"id":263,"uris":["http://zotero.org/users/5449935/items/WX4I5GBN"],"itemData":{"id":263,"type":"article-journal","abstract":"Landscape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w:instrText>
      </w:r>
      <w:ins w:id="236" w:author="David Hofmann" w:date="2026-03-17T19:49:00Z" w16du:dateUtc="2026-03-17T17:49:00Z">
        <w:r w:rsidR="002A16E0">
          <w:instrText>citation-key":"Zeller.2020a","</w:instrText>
        </w:r>
      </w:ins>
      <w:r w:rsidR="002A16E0">
        <w:instrText>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w:instrText>
      </w:r>
      <w:del w:id="237" w:author="David Hofmann" w:date="2026-03-17T19:49:00Z" w16du:dateUtc="2026-03-17T17:49:00Z">
        <w:r w:rsidR="002E253C">
          <w:delInstrText>]]},"citation-key":"Zeller.2020a"}}],"</w:delInstrText>
        </w:r>
      </w:del>
      <w:ins w:id="238" w:author="David Hofmann" w:date="2026-03-17T19:49:00Z" w16du:dateUtc="2026-03-17T17:49:00Z">
        <w:r w:rsidR="002A16E0">
          <w:instrText>]]}}}],"</w:instrText>
        </w:r>
      </w:ins>
      <w:r w:rsidR="002A16E0">
        <w:instrText xml:space="preserve">schema":"https://github.com/citation-style-language/schema/raw/master/csl-citation.json"} </w:instrText>
      </w:r>
      <w:r w:rsidR="005642E4">
        <w:fldChar w:fldCharType="separate"/>
      </w:r>
      <w:r w:rsidR="002E253C" w:rsidRPr="002E253C">
        <w:rPr>
          <w:rFonts w:ascii="Calibri" w:hAnsi="Calibri" w:cs="Calibri"/>
        </w:rPr>
        <w:t>(Zeller, Lewison, et al., 2020)</w:t>
      </w:r>
      <w:r w:rsidR="005642E4">
        <w:fldChar w:fldCharType="end"/>
      </w:r>
      <w:r>
        <w:t>.</w:t>
      </w:r>
    </w:p>
    <w:p w14:paraId="657E6327" w14:textId="22760A39" w:rsidR="003010BA" w:rsidRDefault="00B70C0C" w:rsidP="0061664B">
      <w:r w:rsidRPr="00B70C0C">
        <w:t>Our results showed only marginal improvements in predictive efficacy with increased seasonal dynamism</w:t>
      </w:r>
      <w:del w:id="239" w:author="David Hofmann" w:date="2026-03-17T19:49:00Z" w16du:dateUtc="2026-03-17T17:49:00Z">
        <w:r w:rsidR="003010BA">
          <w:delText xml:space="preserve">, yet </w:delText>
        </w:r>
        <w:r w:rsidR="00507CC8">
          <w:delText xml:space="preserve">they </w:delText>
        </w:r>
        <w:r w:rsidR="003010BA">
          <w:delText>revealed vastly different</w:delText>
        </w:r>
      </w:del>
      <w:ins w:id="240" w:author="David Hofmann" w:date="2026-03-17T19:49:00Z" w16du:dateUtc="2026-03-17T17:49:00Z">
        <w:r w:rsidRPr="00B70C0C">
          <w:t>; however, modest differences in step-level predictions translated into pronounced differences in emergent</w:t>
        </w:r>
      </w:ins>
      <w:r w:rsidRPr="00B70C0C">
        <w:t xml:space="preserve"> connectivity patterns</w:t>
      </w:r>
      <w:r w:rsidR="003010BA">
        <w:t xml:space="preserve">. While this may seem contradictory, it likely arises from our validation approach, which was constrained to the step level due to a fundamental limitation in validating seasonal connectivity from an </w:t>
      </w:r>
      <w:proofErr w:type="spellStart"/>
      <w:r w:rsidR="003010BA">
        <w:t>iSSF</w:t>
      </w:r>
      <w:proofErr w:type="spellEnd"/>
      <w:r w:rsidR="003010BA">
        <w:t xml:space="preserve">. In dynamic landscapes with shifting preferences, connectivity varies both spatially and temporally, requiring validation at each timestamp in the dataset. Since our landscape changed every four hours (i.e., with each step), a new connectivity map would need to be generated around each validation step, effectively reducing validation to the step level. Given this constraint, we deemed the application of k-fold cross-validation using Spearman’s rank correlation at the step level appropriate. Note, however, that Spearman’s rank correlation is influenced by the number of steps per stratum, making it unsuitable for comparing predictive efficacy across studies (Figure </w:t>
      </w:r>
      <w:del w:id="241" w:author="David Hofmann" w:date="2026-03-17T19:49:00Z" w16du:dateUtc="2026-03-17T17:49:00Z">
        <w:r w:rsidR="003010BA">
          <w:delText>S11</w:delText>
        </w:r>
      </w:del>
      <w:ins w:id="242" w:author="David Hofmann" w:date="2026-03-17T19:49:00Z" w16du:dateUtc="2026-03-17T17:49:00Z">
        <w:r w:rsidR="003010BA">
          <w:t>S1</w:t>
        </w:r>
        <w:r w:rsidR="001262C3">
          <w:t>4</w:t>
        </w:r>
      </w:ins>
      <w:r w:rsidR="003010BA">
        <w:t>). For static connectivity analyses, alternative validation techniques exist, which typically compare connectivity at observed vs. random locations</w:t>
      </w:r>
      <w:r w:rsidR="00AE0170">
        <w:t xml:space="preserve"> </w:t>
      </w:r>
      <w:r w:rsidR="00AE0170">
        <w:fldChar w:fldCharType="begin"/>
      </w:r>
      <w:r w:rsidR="002A16E0">
        <w:instrText xml:space="preserve"> ADDIN ZOTERO_ITEM CSL_CITATION {"citationID":"qWce0EhX","properties":{"formattedCitation":"(Brennan et al., 2020; Finerty et al., 2023; McClure et al., 2016; Zeller et al., 2018)","plainCitation":"(Brennan et al., 2020; Finerty et al., 2023; McClure et al., 2016; Zeller et al., 2018)","noteIndex":0},"citationItems":[{"id":356,"uris":["http://zotero.org/users/5449935/items/NAQK3BBG"],"itemData":{"id":356,"type":"article-journal","citation-key":"McClure.2016","container-title":"Landscape Ecology","DOI":"10.1007/s10980-016-0347-0","ISSN":"0921-2973","issue":"7","page":"1419–1432","title":"Connecting Models to Movements: Testing Connectivity Model Predictions Against Empirical Migration and Dispersal Data","volume":"31","author":[{"family":"McClure","given":"Meredith L."},{"family":"Hansen","given":"Andrew J."},{"family":"Inman","given":"Robert M."}],"issued":{"date-parts":[["2016"]]}}},{"id":192,"uris":["http://zotero.org/users/5449935/items/ESNVZ4UP"],"itemData":{"id":192,"type":"article-journal","abstract":"Aim There is enormous interest in applying connectivity modelling to resistance surfaces for identifying corridors for conservation action. However, the multiple analytical approaches used to estimate resistance surfaces and predict connectivity across resistance surfaces have not been rigorously compared, and it is unclear what methods provide the best inferences about population connectivity. Using a large empirical data set on puma (Puma concolor), we are the first to compare several of the most common approaches for estimating resistance and modelling connectivity and validate them with dispersal data. Location Southern California, USA. Methods We estimate resistance using presence-only data, GPS telemetry data from puma home ranges and genetic data using a variety of analytical methods. We model connectivity with cost distance and circuit theory algorithms. We then measure the ability of each data type and connectivity algorithm to capture GPS telemetry points of dispersing pumas. Results We found that resource selection functions based on GPS telemetry points and paths outperformed species distribution models when applied using cost distance connectivity algorithms. Point and path selection functions were not statistically different in their performance, but point selection functions were more sensitive to the transformation used to convert relative probability of use to resistance. Point and path selection functions and landscape genetics outperformed other methods when applied with cost distance; no methods outperformed one another with circuit theory. Main conclusions We conclude that path or point selection functions, or landscape genetic models, should be used to estimate landscape resistance for wildlife. In cases where resource limitations prohibit the collection of GPS collar or genetic data, our results suggest that species distribution models, while weaker, may still be sufficient for resistance estimation. We recommend the use of cost distance-based approaches, such as least-cost corridors and resistant kernels, for estimating connectivity and identifying functional corridors for terrestrial wildlife.","citation-key":"Zeller.2018","container-title":"Diversity and Distributions","DOI":"10.1111/ddi.12742","ISSN":"1472-4642","issue":"7","language":"en","license":"© 2018 John Wiley &amp; Sons Ltd","note":"_eprint: https://onlinelibrary.wiley.com/doi/pdf/10.1111/ddi.12742","page":"868-879","source":"Wiley Online Library","title":"Are All Data Types and Connectivity Models Created Equal? Validating Common Connectivity Approaches with Dispersal Data","title-short":"Are All Data Types and Connectivity Models Created Equal?","volume":"24","author":[{"family":"Zeller","given":"Katherine A."},{"family":"Jennings","given":"Megan K."},{"family":"Vickers","given":"T. Winston"},{"family":"Ernest","given":"Holly B."},{"family":"Cushman","given":"Samuel A."},{"family":"Boyce","given":"Walter M."}],"issued":{"date-parts":[["2018"]]}}},{"id":275,"uris":["http://zotero.org/users/5449935/items/NTS4WTZ8"],"itemData":{"id":275,"type":"article-journal","citation-key":"Brennan.2020","container-title":"Journal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w:instrText>
      </w:r>
      <w:r w:rsidR="002A16E0" w:rsidRPr="002A16E0">
        <w:rPr>
          <w:lang w:val="fr-CH"/>
        </w:rPr>
        <w:instrText xml:space="preserve">"family":"Funston","given":"P.J."},{"family":"Hanssen","given":"L."},{"family":"Kilian","given":"J.W."},{"family":"Stuart‐Hill","given":"G."},{"family":"Taylor","given":"R.D."},{"family":"Naidoo","given":"R."}],"issued":{"date-parts":[["2020"]]}}},{"id":193,"uris":["http://zotero.org/users/5449935/items/L72EYRRT"],"itemData":{"id":193,"type":"article-journal","abstract":"Evaluating connectivity and identifying corridors for protection is a central challenge in applied ecology and conservation. Rigorous validation and comparison of how approaches perform in capturing biological processes is needed to guide research and conservation action.","citation-key":"Finerty.2023","container-title":"Landscape Ecology","DOI":"10.1007/s10980-023-01782-z","ISSN":"1572-9761","issue":"12","journalAbbreviation":"Landsc Ecol","language":"en","page":"3205-3219","source":"Springer Link","title":"Evaluating Connectivity Models for Conservation: Insights from African Lion Dispersal Patterns","title-short":"Evaluating Connectivity Models for Conservation","volume":"38","author":[{"family":"Finerty","given":"Genevieve E."},{"family":"Cushman","given":"Samuel A."},{"family":"Bauer","given":"Dominik T."},{"family":"Elliot","given":"Nicolas B."},{"family":"Kesch","given":"M. Kristina"},{"family":"Macdonald","given":"David W."},{"family":"Loveridge","given":"Andrew J."}],"issued":{"date-parts":[["2023",12,1]]}}}],"schema":"https://github.com/citation-style-language/schema/raw/master/csl-citation.json"} </w:instrText>
      </w:r>
      <w:r w:rsidR="00AE0170">
        <w:fldChar w:fldCharType="separate"/>
      </w:r>
      <w:r w:rsidR="002E253C" w:rsidRPr="002E253C">
        <w:rPr>
          <w:rFonts w:ascii="Calibri" w:hAnsi="Calibri" w:cs="Calibri"/>
          <w:lang w:val="fr-CH"/>
        </w:rPr>
        <w:t>(Brennan et al., 2020; Finerty et al., 2023; McClure et al., 2016; Zeller et al., 2018)</w:t>
      </w:r>
      <w:r w:rsidR="00AE0170">
        <w:fldChar w:fldCharType="end"/>
      </w:r>
      <w:r w:rsidR="003010BA" w:rsidRPr="00AE0170">
        <w:rPr>
          <w:lang w:val="fr-CH"/>
        </w:rPr>
        <w:t xml:space="preserve">. </w:t>
      </w:r>
      <w:r w:rsidR="003010BA">
        <w:t>Developing similar validation approaches beyond the step level for dynamic connectivity analyses remains a challenge for future research.</w:t>
      </w:r>
    </w:p>
    <w:p w14:paraId="54A47DAB" w14:textId="78D7ACA2" w:rsidR="00336FEB" w:rsidRDefault="003010BA" w:rsidP="0061664B">
      <w:pPr>
        <w:rPr>
          <w:ins w:id="243" w:author="David Hofmann" w:date="2026-03-17T19:49:00Z" w16du:dateUtc="2026-03-17T17:49:00Z"/>
        </w:rPr>
      </w:pPr>
      <w:r>
        <w:lastRenderedPageBreak/>
        <w:t xml:space="preserve">Increasing seasonal dynamism to model dynamic connectivity comes at significant costs, both in terms of data requirements and computational challenges. To represent seasonal changes across the landscape, spatial layers need to be downloaded and processed at an appropriate seasonal interval. This is time-consuming and implies a substantial increase in the data-volume to be handled. Seasonal products are less commonly available, potentially necessitating custom remote-sensing analyses (e.g., Appendix </w:t>
      </w:r>
      <w:del w:id="244" w:author="David Hofmann" w:date="2026-03-17T19:49:00Z" w16du:dateUtc="2026-03-17T17:49:00Z">
        <w:r>
          <w:delText>A</w:delText>
        </w:r>
        <w:r w:rsidR="002E253C">
          <w:delText>2</w:delText>
        </w:r>
      </w:del>
      <w:ins w:id="245" w:author="David Hofmann" w:date="2026-03-17T19:49:00Z" w16du:dateUtc="2026-03-17T17:49:00Z">
        <w:r>
          <w:t>A</w:t>
        </w:r>
        <w:r w:rsidR="00E2452B">
          <w:t>4</w:t>
        </w:r>
      </w:ins>
      <w:r>
        <w:t>). Moreover, seasonal layers are often plagued by noise and missing data, especially during seasons with extensive cloud cover. Extracting covariates from seasonal layers poses a further challenge, as covariate data can no longer be extracted from single layers but need to be extracted from those layers that best represent environmental conditions at the time of the observed movement. This applies to the extraction of covariates for both model fitting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stage 1) and prediction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 stage 3). Finally, splitting species data by season to model seasonal preferences reduces the amount of data remaining per season, </w:t>
      </w:r>
      <w:del w:id="246" w:author="David Hofmann" w:date="2026-03-17T19:49:00Z" w16du:dateUtc="2026-03-17T17:49:00Z">
        <w:r>
          <w:delText>potentially causing</w:delText>
        </w:r>
      </w:del>
      <w:ins w:id="247" w:author="David Hofmann" w:date="2026-03-17T19:49:00Z" w16du:dateUtc="2026-03-17T17:49:00Z">
        <w:r w:rsidR="00336FEB">
          <w:t xml:space="preserve">and may lead to </w:t>
        </w:r>
        <w:r w:rsidR="00336FEB" w:rsidRPr="00336FEB">
          <w:t>changes in parameter estimates, wider confidence intervals, inconsistent effect sizes</w:t>
        </w:r>
        <w:r w:rsidR="00336FEB">
          <w:t xml:space="preserve"> and potential</w:t>
        </w:r>
      </w:ins>
      <w:r w:rsidR="00336FEB">
        <w:t xml:space="preserve"> </w:t>
      </w:r>
      <w:r>
        <w:t xml:space="preserve">convergence issues. In our case, the moderate improvement in predictive ability did not </w:t>
      </w:r>
      <w:r w:rsidR="008F6F67">
        <w:t xml:space="preserve">justify </w:t>
      </w:r>
      <w:r>
        <w:t xml:space="preserve">these additional efforts and complications. </w:t>
      </w:r>
      <w:r w:rsidR="0075505B">
        <w:t>The trade-offs between increased realism and practical applicability must therefore be carefully considered</w:t>
      </w:r>
      <w:ins w:id="248" w:author="David Hofmann" w:date="2026-03-17T19:49:00Z" w16du:dateUtc="2026-03-17T17:49:00Z">
        <w:r w:rsidR="00336FEB">
          <w:t xml:space="preserve"> and aligned with the research goal</w:t>
        </w:r>
        <w:r w:rsidR="0075505B">
          <w:t xml:space="preserve">, </w:t>
        </w:r>
        <w:r w:rsidR="00E9239E" w:rsidRPr="00E9239E">
          <w:t>species biology, and landscape variability</w:t>
        </w:r>
      </w:ins>
      <w:r w:rsidR="00E9239E">
        <w:t xml:space="preserve">, </w:t>
      </w:r>
      <w:r w:rsidR="0075505B">
        <w:t xml:space="preserve">as greater complexity </w:t>
      </w:r>
      <w:del w:id="249" w:author="David Hofmann" w:date="2026-03-17T19:49:00Z" w16du:dateUtc="2026-03-17T17:49:00Z">
        <w:r w:rsidR="0075505B">
          <w:delText xml:space="preserve">does </w:delText>
        </w:r>
      </w:del>
      <w:r w:rsidR="0075505B">
        <w:t xml:space="preserve">not always </w:t>
      </w:r>
      <w:del w:id="250" w:author="David Hofmann" w:date="2026-03-17T19:49:00Z" w16du:dateUtc="2026-03-17T17:49:00Z">
        <w:r w:rsidR="0075505B">
          <w:delText>lead</w:delText>
        </w:r>
      </w:del>
      <w:ins w:id="251" w:author="David Hofmann" w:date="2026-03-17T19:49:00Z" w16du:dateUtc="2026-03-17T17:49:00Z">
        <w:r w:rsidR="0075505B">
          <w:t>lead</w:t>
        </w:r>
        <w:r w:rsidR="00E9239E">
          <w:t>s</w:t>
        </w:r>
      </w:ins>
      <w:r w:rsidR="0075505B">
        <w:t xml:space="preserve"> to better insights and may even obscure key ecological patterns </w:t>
      </w:r>
      <w:r w:rsidR="00AE0170">
        <w:fldChar w:fldCharType="begin"/>
      </w:r>
      <w:r w:rsidR="002A16E0">
        <w:instrText xml:space="preserve"> ADDIN ZOTERO_ITEM CSL_CITATION {"citationID":"xKfvi9Ag","properties":{"formattedCitation":"(Puy &amp; Saltelli, 2022)","plainCitation":"(Puy &amp; Saltelli, 2022)","noteIndex":0},"citationItems":[{"id":131,"uris":["http://zotero.org/users/5449935/items/F9EWXMRE"],"itemData":{"id":131,"type":"article","abstract":"Here we brieﬂy reﬂect on the philosophical foundations that ground the quest towards ever-detailed models and identify four practical dangers derived from this pursuit: explosion of the model’s uncertainty space, model black-boxing, computational exhaustion and model attachment. We argue that the growth of a mathematical model should be carefully and continuously pondered lest models become extraneous constructs chasing the Cartesian dream.","citation-key":"Puy.2022","language":"en","note":"arXiv:2207.12230 [cs, math]","number":"arXiv:2207.12230","publisher":"arXiv","source":"arXiv.org","title":"Mind the Hubris: Complexity Can Misfire","title-short":"Mind the Hubris","URL":"http://arxiv.org/abs/2207.12230","author":[{"family":"Puy","given":"Arnald"},{"family":"Saltelli","given":"Andrea"}],"accessed":{"date-parts":[["2024",1,9]]},"issued":{"date-parts":[["2022"]]}}}],"schema":"https://github.com/citation-style-language/schema/raw/master/csl-citation.json"} </w:instrText>
      </w:r>
      <w:r w:rsidR="00AE0170">
        <w:fldChar w:fldCharType="separate"/>
      </w:r>
      <w:r w:rsidR="002E253C" w:rsidRPr="002E253C">
        <w:rPr>
          <w:rFonts w:ascii="Calibri" w:hAnsi="Calibri" w:cs="Calibri"/>
        </w:rPr>
        <w:t xml:space="preserve">(Puy &amp; </w:t>
      </w:r>
      <w:proofErr w:type="spellStart"/>
      <w:r w:rsidR="002E253C" w:rsidRPr="002E253C">
        <w:rPr>
          <w:rFonts w:ascii="Calibri" w:hAnsi="Calibri" w:cs="Calibri"/>
        </w:rPr>
        <w:t>Saltelli</w:t>
      </w:r>
      <w:proofErr w:type="spellEnd"/>
      <w:r w:rsidR="002E253C" w:rsidRPr="002E253C">
        <w:rPr>
          <w:rFonts w:ascii="Calibri" w:hAnsi="Calibri" w:cs="Calibri"/>
        </w:rPr>
        <w:t>, 2022)</w:t>
      </w:r>
      <w:r w:rsidR="00AE0170">
        <w:fldChar w:fldCharType="end"/>
      </w:r>
      <w:r w:rsidR="0075505B">
        <w:t>.</w:t>
      </w:r>
      <w:del w:id="252" w:author="David Hofmann" w:date="2026-03-17T19:49:00Z" w16du:dateUtc="2026-03-17T17:49:00Z">
        <w:r w:rsidR="0075505B">
          <w:delText xml:space="preserve"> </w:delText>
        </w:r>
      </w:del>
    </w:p>
    <w:p w14:paraId="164E241B" w14:textId="6B41C7BB" w:rsidR="003010BA" w:rsidRDefault="0075505B" w:rsidP="0061664B">
      <w:r w:rsidRPr="0075505B">
        <w:t>Whether incorporating seasonal dynamism improves connectivity predictions likely depends on several key factors. Species traits play a central role: habitat specialists may respond more strongly to seasonal environmental changes than generalists, whose broader tolerances buffer them against such variability. Similarly, animals with</w:t>
      </w:r>
      <w:r>
        <w:t xml:space="preserve"> limited mobility may</w:t>
      </w:r>
      <w:r w:rsidRPr="0075505B">
        <w:t xml:space="preserve"> be more sensitive to fine-scale seasonal changes than long-distance dispersers, for whom connectivity patterns are shaped by broader-scale landscape structure. Landscape characteristics also matter: dynamic connectivity may be more relevant in </w:t>
      </w:r>
      <w:r w:rsidRPr="0075505B">
        <w:lastRenderedPageBreak/>
        <w:t>heterogeneous, mosaic-like environments where seasonal shifts significantly alter movement corridors, compared to more homogeneous landscapes.</w:t>
      </w:r>
      <w:ins w:id="253" w:author="David Hofmann" w:date="2026-03-17T19:49:00Z" w16du:dateUtc="2026-03-17T17:49:00Z">
        <w:r w:rsidR="00865F85">
          <w:t xml:space="preserve"> </w:t>
        </w:r>
        <w:r w:rsidR="00753EF3" w:rsidRPr="00753EF3">
          <w:t>It is also worth noting that temporally dynamic covariates are often correlated with their seasonal or annual aggregates</w:t>
        </w:r>
        <w:r w:rsidR="00753EF3">
          <w:t xml:space="preserve">. </w:t>
        </w:r>
        <w:r w:rsidR="00865F85">
          <w:t>I</w:t>
        </w:r>
        <w:r w:rsidR="00865F85" w:rsidRPr="00865F85">
          <w:t xml:space="preserve">n predictable systems like the Okavango Delta, the extra computational cost of full dynamic covariates may </w:t>
        </w:r>
        <w:r w:rsidR="00753EF3">
          <w:t xml:space="preserve">therefore </w:t>
        </w:r>
        <w:r w:rsidR="00865F85" w:rsidRPr="00865F85">
          <w:t xml:space="preserve">not pay off, </w:t>
        </w:r>
        <w:r w:rsidR="00865F85">
          <w:t xml:space="preserve">yet </w:t>
        </w:r>
        <w:r w:rsidR="00865F85" w:rsidRPr="00865F85">
          <w:t>in less predictable ecosystems they could better capture key anomalies (like unusual floods or droughts)</w:t>
        </w:r>
        <w:r w:rsidR="00865F85">
          <w:t xml:space="preserve"> and thus improve predictive efficacy</w:t>
        </w:r>
        <w:r w:rsidR="00865F85" w:rsidRPr="00865F85">
          <w:t>.</w:t>
        </w:r>
        <w:r w:rsidR="00C80AE3">
          <w:t xml:space="preserve"> </w:t>
        </w:r>
        <w:r w:rsidR="00C80AE3" w:rsidRPr="00C80AE3">
          <w:t>Finally, the temporal scale of the ecological process under study should guide the level of seasonality considered. When processes unfold over relatively short time frames (e.g., days to weeks), representing the landscape using temporally aggregated covariates (e.g., monthly or seasonal averages) may misrepresent the environmental conditions actually experienced by individuals. In such cases, aligning the temporal resolution of environmental data with the timing of movement decisions becomes critical for accurately capturing the drivers of movement.</w:t>
        </w:r>
      </w:ins>
    </w:p>
    <w:p w14:paraId="7C69E9B5" w14:textId="1646A8C0" w:rsidR="003010BA" w:rsidRDefault="003010BA" w:rsidP="0061664B">
      <w:r>
        <w:t xml:space="preserve">In conclusion, we provided a conceptual framework to integrate seasonality into connectivity analyses and investigated the role of seasonal dynamism in modeling dispersal and connectivity. While increasing the level of dynamism led to only moderate improvements in predictive performance, it had a substantial </w:t>
      </w:r>
      <w:r w:rsidRPr="0011395F">
        <w:t>impact on inferred connectivity patterns, resulting in more evenly distributed connectivity when seasonality was considered. This suggests that seasonal fluctuations can shape connectivity in ways that may not be immediately evident from</w:t>
      </w:r>
      <w:r>
        <w:t xml:space="preserve"> overall predictive accuracy alone. However, the added </w:t>
      </w:r>
      <w:r w:rsidR="008F6F67">
        <w:t xml:space="preserve">effort </w:t>
      </w:r>
      <w:r>
        <w:t xml:space="preserve">of incorporating seasonal landscapes and </w:t>
      </w:r>
      <w:r w:rsidR="008F6F67">
        <w:t xml:space="preserve">seasonal </w:t>
      </w:r>
      <w:r>
        <w:t xml:space="preserve">species preferences must be carefully weighed against its practical benefits. Beyond the effects of seasonal dynamism, our findings highlight that model structure plays a </w:t>
      </w:r>
      <w:r w:rsidR="008F6F67">
        <w:t xml:space="preserve">more </w:t>
      </w:r>
      <w:r>
        <w:t xml:space="preserve">crucial role in shaping movement predictions. In our case, a biologically </w:t>
      </w:r>
      <w:r w:rsidR="00603743">
        <w:t>realistic and mechanistic</w:t>
      </w:r>
      <w:r>
        <w:t xml:space="preserve"> model, which explicitly accounted for species-specific movement constraints, outperformed a simplistic model, akin of those typically used with resistance</w:t>
      </w:r>
      <w:r w:rsidR="00D70E28">
        <w:t>-</w:t>
      </w:r>
      <w:r>
        <w:t xml:space="preserve">based approaches. In fact, a </w:t>
      </w:r>
      <w:r w:rsidR="00153E31">
        <w:t>realistic</w:t>
      </w:r>
      <w:r>
        <w:t xml:space="preserve"> model obliterated any improvement of accounting for seasonality by </w:t>
      </w:r>
      <w:r>
        <w:lastRenderedPageBreak/>
        <w:t xml:space="preserve">elevating predictive efficacy to a very high level. While this result may be specific to our study system, it underscores the broader importance of selecting an appropriate movement model when studying connectivity and it attributes a large potential to </w:t>
      </w:r>
      <w:proofErr w:type="spellStart"/>
      <w:r>
        <w:t>iSSF</w:t>
      </w:r>
      <w:proofErr w:type="spellEnd"/>
      <w:r>
        <w:t>-based simulations for studying connectivity.</w:t>
      </w:r>
    </w:p>
    <w:p w14:paraId="0637AEA2" w14:textId="77777777" w:rsidR="003010BA" w:rsidRPr="003010BA" w:rsidRDefault="003010BA" w:rsidP="0061664B">
      <w:pPr>
        <w:pStyle w:val="Heading1"/>
      </w:pPr>
      <w:bookmarkStart w:id="254" w:name="_Toc64398"/>
      <w:bookmarkStart w:id="255" w:name="_Toc197866330"/>
      <w:r w:rsidRPr="003010BA">
        <w:t>Authors’ Contributions</w:t>
      </w:r>
      <w:bookmarkEnd w:id="254"/>
      <w:bookmarkEnd w:id="255"/>
    </w:p>
    <w:p w14:paraId="2133234B" w14:textId="70B37619" w:rsidR="003010BA" w:rsidRDefault="003010BA" w:rsidP="0061664B">
      <w:r>
        <w:t xml:space="preserve">D.D.H. and G.C. conceived the study and designed methodology; D.D.H., G.C., D.M.B, and J.W.M. collected the data; D.D.H. </w:t>
      </w:r>
      <w:proofErr w:type="spellStart"/>
      <w:r>
        <w:t>analysed</w:t>
      </w:r>
      <w:proofErr w:type="spellEnd"/>
      <w:r>
        <w:t xml:space="preserve"> the data; G.C. assisted with </w:t>
      </w:r>
      <w:r w:rsidR="003A2598">
        <w:t xml:space="preserve">the </w:t>
      </w:r>
      <w:r>
        <w:t>modeling</w:t>
      </w:r>
      <w:r w:rsidR="003A2598">
        <w:t xml:space="preserve"> framework</w:t>
      </w:r>
      <w:r>
        <w:t xml:space="preserve">; </w:t>
      </w:r>
      <w:r w:rsidR="00504118" w:rsidRPr="00504118">
        <w:t>A</w:t>
      </w:r>
      <w:r w:rsidR="00504118">
        <w:t>.</w:t>
      </w:r>
      <w:r w:rsidR="00504118" w:rsidRPr="00504118">
        <w:t>O</w:t>
      </w:r>
      <w:r w:rsidR="00504118">
        <w:t>.</w:t>
      </w:r>
      <w:r w:rsidR="00504118" w:rsidRPr="00504118">
        <w:t xml:space="preserve"> contributed to conceptual discussions and provided feedback during the development of the study</w:t>
      </w:r>
      <w:r w:rsidR="00504118">
        <w:t xml:space="preserve">; </w:t>
      </w:r>
      <w:r>
        <w:t>D.D.H. and G.C. wrote the first draft of the manuscript and all authors contributed to the drafts at several stages and gave final approval for publication.</w:t>
      </w:r>
    </w:p>
    <w:p w14:paraId="41DDAEB1" w14:textId="77777777" w:rsidR="003010BA" w:rsidRPr="003010BA" w:rsidRDefault="003010BA" w:rsidP="0061664B">
      <w:pPr>
        <w:pStyle w:val="Heading1"/>
      </w:pPr>
      <w:bookmarkStart w:id="256" w:name="_Toc64399"/>
      <w:bookmarkStart w:id="257" w:name="_Toc197866331"/>
      <w:r w:rsidRPr="003010BA">
        <w:t>Data Availability</w:t>
      </w:r>
      <w:bookmarkEnd w:id="256"/>
      <w:bookmarkEnd w:id="257"/>
    </w:p>
    <w:p w14:paraId="708389D9" w14:textId="77777777" w:rsidR="003010BA" w:rsidRDefault="003010BA" w:rsidP="0061664B">
      <w:r>
        <w:t xml:space="preserve">Access to </w:t>
      </w:r>
      <w:r>
        <w:rPr>
          <w:rFonts w:ascii="Calibri" w:eastAsia="Calibri" w:hAnsi="Calibri" w:cs="Calibri"/>
        </w:rPr>
        <w:t>R</w:t>
      </w:r>
      <w:r>
        <w:t>-scripts to replicate our analyses will be provided through an online repository at the time of publication.</w:t>
      </w:r>
    </w:p>
    <w:p w14:paraId="014C49F7" w14:textId="77777777" w:rsidR="003010BA" w:rsidRPr="003010BA" w:rsidRDefault="003010BA" w:rsidP="0061664B">
      <w:pPr>
        <w:pStyle w:val="Heading1"/>
      </w:pPr>
      <w:bookmarkStart w:id="258" w:name="_Toc64400"/>
      <w:bookmarkStart w:id="259" w:name="_Toc197866332"/>
      <w:r w:rsidRPr="003010BA">
        <w:t>Acknowledgments &amp; Funding</w:t>
      </w:r>
      <w:bookmarkEnd w:id="258"/>
      <w:bookmarkEnd w:id="259"/>
    </w:p>
    <w:p w14:paraId="7929A74A" w14:textId="3E871198" w:rsidR="00BF6240" w:rsidRDefault="003010BA" w:rsidP="001A04B5">
      <w:r w:rsidRPr="0061664B">
        <w:t>We thank the Ministry of Environment and Tourism and the Department of Wildlife and National Parks of Botswana for</w:t>
      </w:r>
      <w:r>
        <w:t xml:space="preserve"> granting permission to conduct this </w:t>
      </w:r>
      <w:r w:rsidR="003A2598">
        <w:t>study under research permit EWT 8/36/4 XXXVI (33)</w:t>
      </w:r>
      <w:r>
        <w:t>. D.D.H. was funded by a Swiss National Science Foundation Grant No. 310030</w:t>
      </w:r>
      <w:r w:rsidR="008F3277">
        <w:t>_</w:t>
      </w:r>
      <w:r>
        <w:t>204478 awarded to G.C.</w:t>
      </w:r>
      <w:ins w:id="260" w:author="David Hofmann" w:date="2026-03-17T19:49:00Z" w16du:dateUtc="2026-03-17T17:49:00Z">
        <w:r w:rsidR="00336FEB">
          <w:t xml:space="preserve"> </w:t>
        </w:r>
        <w:r w:rsidR="001A04B5">
          <w:t>We also thank B. Abrahms for sharing her data of three dispersing wild dogs and</w:t>
        </w:r>
        <w:r w:rsidR="00336FEB" w:rsidRPr="00336FEB">
          <w:t xml:space="preserve"> the anonymous reviewer for thoughtful and constructive comments that greatly improved the manuscript.</w:t>
        </w:r>
      </w:ins>
    </w:p>
    <w:p w14:paraId="17A1D739" w14:textId="20564D45" w:rsidR="00D96C46" w:rsidRDefault="00D96C46" w:rsidP="0061664B">
      <w:pPr>
        <w:pStyle w:val="Heading1"/>
        <w:rPr>
          <w:ins w:id="261" w:author="David Hofmann" w:date="2026-03-17T19:49:00Z" w16du:dateUtc="2026-03-17T17:49:00Z"/>
        </w:rPr>
      </w:pPr>
      <w:ins w:id="262" w:author="David Hofmann" w:date="2026-03-17T19:49:00Z" w16du:dateUtc="2026-03-17T17:49:00Z">
        <w:r>
          <w:t>Image Captions</w:t>
        </w:r>
      </w:ins>
    </w:p>
    <w:p w14:paraId="40A613B0" w14:textId="241F4B95" w:rsidR="001C407A" w:rsidRDefault="001C407A" w:rsidP="0061664B">
      <w:pPr>
        <w:rPr>
          <w:ins w:id="263" w:author="David Hofmann" w:date="2026-03-17T19:49:00Z" w16du:dateUtc="2026-03-17T17:49:00Z"/>
          <w:b/>
        </w:rPr>
      </w:pPr>
      <w:bookmarkStart w:id="264" w:name="_Ref220505236"/>
      <w:ins w:id="265" w:author="David Hofmann" w:date="2026-03-17T19:49:00Z" w16du:dateUtc="2026-03-17T17:49:00Z">
        <w:r>
          <w:t xml:space="preserve">Figure </w:t>
        </w:r>
      </w:ins>
      <w:r>
        <w:fldChar w:fldCharType="begin"/>
      </w:r>
      <w:r>
        <w:instrText xml:space="preserve"> SEQ Figure \* ARABIC </w:instrText>
      </w:r>
      <w:r>
        <w:fldChar w:fldCharType="separate"/>
      </w:r>
      <w:r>
        <w:rPr>
          <w:noProof/>
        </w:rPr>
        <w:t>1</w:t>
      </w:r>
      <w:r>
        <w:fldChar w:fldCharType="end"/>
      </w:r>
      <w:bookmarkEnd w:id="264"/>
      <w:ins w:id="266" w:author="David Hofmann" w:date="2026-03-17T19:49:00Z" w16du:dateUtc="2026-03-17T17:49:00Z">
        <w:r>
          <w:t>:</w:t>
        </w:r>
        <w:r w:rsidR="00D96C46">
          <w:t xml:space="preserve"> </w:t>
        </w:r>
        <w:r w:rsidR="00D96C46" w:rsidRPr="0011395F">
          <w:t xml:space="preserve">Graphical abstract </w:t>
        </w:r>
        <w:r w:rsidR="00D96C46">
          <w:t xml:space="preserve">illustrating </w:t>
        </w:r>
        <w:r w:rsidR="00D96C46" w:rsidRPr="0011395F">
          <w:t xml:space="preserve">how seasonal dynamism and model realism </w:t>
        </w:r>
        <w:r w:rsidR="00D96C46">
          <w:t>can enter</w:t>
        </w:r>
        <w:r w:rsidR="00D96C46" w:rsidRPr="0011395F">
          <w:t xml:space="preserve"> connectivity studies. (a) </w:t>
        </w:r>
        <w:r w:rsidR="00D96C46">
          <w:t>D</w:t>
        </w:r>
        <w:r w:rsidR="00D96C46" w:rsidRPr="0011395F">
          <w:t xml:space="preserve">ifferent stages at which seasonality can be incorporated in studies of </w:t>
        </w:r>
        <w:r w:rsidR="00D96C46" w:rsidRPr="0011395F">
          <w:lastRenderedPageBreak/>
          <w:t xml:space="preserve">dispersal and landscape connectivity. Stage 1: </w:t>
        </w:r>
        <w:r w:rsidR="00D96C46">
          <w:t>When fitting a model, the environment can be represented</w:t>
        </w:r>
        <w:r w:rsidR="00D96C46" w:rsidRPr="0011395F">
          <w:t xml:space="preserve"> by a static set of covariate layers, thus ignoring seasonality, or </w:t>
        </w:r>
        <w:r w:rsidR="00D96C46">
          <w:t xml:space="preserve">by </w:t>
        </w:r>
        <w:r w:rsidR="00D96C46" w:rsidRPr="0011395F">
          <w:t>a dynamic</w:t>
        </w:r>
        <w:r w:rsidR="00D96C46">
          <w:t xml:space="preserve"> stacks</w:t>
        </w:r>
        <w:r w:rsidR="00D96C46" w:rsidRPr="0011395F">
          <w:t xml:space="preserve"> </w:t>
        </w:r>
        <w:r w:rsidR="00D96C46">
          <w:t xml:space="preserve">of </w:t>
        </w:r>
        <w:r w:rsidR="00D96C46" w:rsidRPr="0011395F">
          <w:t xml:space="preserve">covariate layers that </w:t>
        </w:r>
        <w:r w:rsidR="00D96C46">
          <w:t xml:space="preserve">capture </w:t>
        </w:r>
        <w:r w:rsidR="00D96C46" w:rsidRPr="0011395F">
          <w:t xml:space="preserve">how the landscape changes over time. </w:t>
        </w:r>
        <w:r w:rsidR="00D96C46">
          <w:t>Stage 2: Once covariates are extracted, o</w:t>
        </w:r>
        <w:r w:rsidR="00D96C46" w:rsidRPr="0011395F">
          <w:t>ne also needs to decide whether to parameterize a single-season model, assuming fixed species preferences across the year, or a multi-season model that accounts for seasonal differences</w:t>
        </w:r>
        <w:r w:rsidR="00D96C46">
          <w:t xml:space="preserve"> in the species habitat selection and movement </w:t>
        </w:r>
        <w:proofErr w:type="spellStart"/>
        <w:r w:rsidR="00D96C46">
          <w:t>behaviour</w:t>
        </w:r>
        <w:proofErr w:type="spellEnd"/>
        <w:r w:rsidR="00D96C46" w:rsidRPr="0011395F">
          <w:t xml:space="preserve">. Stage </w:t>
        </w:r>
        <w:r w:rsidR="00D96C46">
          <w:t>3</w:t>
        </w:r>
        <w:r w:rsidR="00D96C46" w:rsidRPr="0011395F">
          <w:t xml:space="preserve">: </w:t>
        </w:r>
        <w:r w:rsidR="00D96C46">
          <w:t>When predicting connectivity from a fitted model</w:t>
        </w:r>
        <w:r w:rsidR="00D96C46" w:rsidRPr="0011395F">
          <w:t xml:space="preserve">, one can </w:t>
        </w:r>
        <w:r w:rsidR="00D96C46">
          <w:t xml:space="preserve">use </w:t>
        </w:r>
        <w:r w:rsidR="00D96C46" w:rsidRPr="0011395F">
          <w:t xml:space="preserve">a static set of environmental covariates or </w:t>
        </w:r>
        <w:r w:rsidR="00D96C46">
          <w:t>employ seasonally update covariates</w:t>
        </w:r>
        <w:r w:rsidR="00D96C46" w:rsidRPr="0012210E">
          <w:t>. Via combination, this</w:t>
        </w:r>
        <w:r w:rsidR="00D96C46">
          <w:t xml:space="preserve"> results in s</w:t>
        </w:r>
        <w:r w:rsidR="00D96C46" w:rsidRPr="0011395F">
          <w:t xml:space="preserve">ix different </w:t>
        </w:r>
        <w:r w:rsidR="00D96C46">
          <w:t xml:space="preserve">configurations </w:t>
        </w:r>
        <w:r w:rsidR="00D96C46" w:rsidRPr="0011395F">
          <w:t xml:space="preserve">that differ in terms of the degree of seasonality they encapsulate </w:t>
        </w:r>
        <w:r w:rsidR="00D96C46">
          <w:t>(see colored codes)</w:t>
        </w:r>
        <w:r w:rsidR="00D96C46" w:rsidRPr="0011395F">
          <w:t xml:space="preserve">. (b) We </w:t>
        </w:r>
        <w:r w:rsidR="00D96C46">
          <w:t>furthermore</w:t>
        </w:r>
        <w:r w:rsidR="00D96C46" w:rsidRPr="0011395F">
          <w:t xml:space="preserve"> examined the importance of moving from simplistic models (akin to those used in resistance-based connectivity models) to realistic models (akin to those used with individual-based simulations)</w:t>
        </w:r>
        <w:r w:rsidR="00D96C46">
          <w:t>, where simplistic models are limited to capturing an animal’s habitat selection, whereas realistic models also account for the animal’s movement kernel and potential interactions</w:t>
        </w:r>
        <w:r w:rsidR="00D96C46" w:rsidRPr="0011395F">
          <w:t>. (c) Our hypothes</w:t>
        </w:r>
        <w:r w:rsidR="00D96C46">
          <w:t>e</w:t>
        </w:r>
        <w:r w:rsidR="00D96C46" w:rsidRPr="0011395F">
          <w:t>s</w:t>
        </w:r>
        <w:r w:rsidR="00D96C46">
          <w:t xml:space="preserve"> were that increasing the degree of seasonal dynamism would positively affect predictive efficacy, and that a realistic model would outperform a simplistic one.</w:t>
        </w:r>
        <w:r w:rsidR="00420F22">
          <w:t xml:space="preserve"> Dots are showing hypothetical predictive efficac</w:t>
        </w:r>
        <w:r w:rsidR="005430B5">
          <w:t xml:space="preserve">y values </w:t>
        </w:r>
        <w:r w:rsidR="00420F22">
          <w:t>and associated standard deviation for replicated simulations.</w:t>
        </w:r>
        <w:r w:rsidR="005430B5">
          <w:t xml:space="preserve"> This is a stylized figure and the hypothesized relationship may differ for other study systems.</w:t>
        </w:r>
      </w:ins>
    </w:p>
    <w:p w14:paraId="7FF58A49" w14:textId="43848DBC" w:rsidR="00D96C46" w:rsidRDefault="001C407A" w:rsidP="0061664B">
      <w:pPr>
        <w:rPr>
          <w:moveTo w:id="267" w:author="David Hofmann" w:date="2026-03-17T19:49:00Z" w16du:dateUtc="2026-03-17T17:49:00Z"/>
        </w:rPr>
      </w:pPr>
      <w:bookmarkStart w:id="268" w:name="_Ref220505325"/>
      <w:moveToRangeStart w:id="269" w:author="David Hofmann" w:date="2026-03-17T19:49:00Z" w:name="move224669367"/>
      <w:moveTo w:id="270" w:author="David Hofmann" w:date="2026-03-17T19:49:00Z" w16du:dateUtc="2026-03-17T17:49:00Z">
        <w:r>
          <w:t xml:space="preserve">Figure </w:t>
        </w:r>
        <w:r>
          <w:fldChar w:fldCharType="begin"/>
        </w:r>
        <w:r>
          <w:instrText xml:space="preserve"> SEQ Figure \* ARABIC </w:instrText>
        </w:r>
        <w:r>
          <w:fldChar w:fldCharType="separate"/>
        </w:r>
        <w:r>
          <w:rPr>
            <w:noProof/>
          </w:rPr>
          <w:t>2</w:t>
        </w:r>
        <w:r>
          <w:fldChar w:fldCharType="end"/>
        </w:r>
        <w:bookmarkEnd w:id="268"/>
        <w:r>
          <w:t>:</w:t>
        </w:r>
        <w:r w:rsidR="00D96C46" w:rsidRPr="00D96C46">
          <w:t xml:space="preserve"> </w:t>
        </w:r>
        <w:r w:rsidR="00D96C46" w:rsidRPr="00C7240B">
          <w:t xml:space="preserve">(a) Study area within which GPS data on dispersing African wild dogs were collected. Dispersal trajectories are displayed in dark gray. The study area encompassed parts of the Okavango Delta in northern Botswana, a highly dynamic, flood-pulse-driven ecosystem. The entire study area undergoes substantial seasonal changes, as can be seen from two satellite images taken during peak dry season (b1) and peak rainy season (b2). Notably, the flood of the Okavango Delta reaches its maximum extent during peak dry season between August and September. Source areas from which dispersers were simulated are highlighted in orange. Satellite images in panels b1 and b2 are from the MODIS Terra </w:t>
        </w:r>
        <w:r w:rsidR="00D96C46" w:rsidRPr="00C7240B">
          <w:lastRenderedPageBreak/>
          <w:t>sensor and were provided through NASA Worldview Snapshots. Sun and cloud icons are original artwork created by the authors in Inkscape.</w:t>
        </w:r>
      </w:moveTo>
    </w:p>
    <w:p w14:paraId="7424E1A8" w14:textId="5C0B6E29" w:rsidR="00D96C46" w:rsidRPr="00C7240B" w:rsidRDefault="001C407A" w:rsidP="0061664B">
      <w:pPr>
        <w:rPr>
          <w:ins w:id="271" w:author="David Hofmann" w:date="2026-03-17T19:49:00Z" w16du:dateUtc="2026-03-17T17:49:00Z"/>
          <w:b/>
        </w:rPr>
      </w:pPr>
      <w:bookmarkStart w:id="272" w:name="_Ref220505336"/>
      <w:moveToRangeEnd w:id="269"/>
      <w:ins w:id="273" w:author="David Hofmann" w:date="2026-03-17T19:49:00Z" w16du:dateUtc="2026-03-17T17:49:00Z">
        <w:r>
          <w:t xml:space="preserve">Figure </w:t>
        </w:r>
      </w:ins>
      <w:r>
        <w:fldChar w:fldCharType="begin"/>
      </w:r>
      <w:r>
        <w:instrText xml:space="preserve"> SEQ Figure \* ARABIC </w:instrText>
      </w:r>
      <w:r>
        <w:fldChar w:fldCharType="separate"/>
      </w:r>
      <w:r>
        <w:rPr>
          <w:noProof/>
        </w:rPr>
        <w:t>3</w:t>
      </w:r>
      <w:r>
        <w:fldChar w:fldCharType="end"/>
      </w:r>
      <w:bookmarkEnd w:id="272"/>
      <w:ins w:id="274" w:author="David Hofmann" w:date="2026-03-17T19:49:00Z" w16du:dateUtc="2026-03-17T17:49:00Z">
        <w:r>
          <w:t xml:space="preserve">: </w:t>
        </w:r>
        <w:r w:rsidR="00D96C46" w:rsidRPr="00C7240B">
          <w:t>Schematic illustration of the dispersal simulation framework with dynamic covariates. As the simulation progresses</w:t>
        </w:r>
        <w:r w:rsidR="00B55337">
          <w:t xml:space="preserve"> and the simulated individual progresses through seasons</w:t>
        </w:r>
        <w:r w:rsidR="00D96C46" w:rsidRPr="00C7240B">
          <w:t>, the underlying spatial covariates (represented by the stacked layers) are updated through time. Update frequency varies among covariates, ranging</w:t>
        </w:r>
      </w:ins>
      <w:moveToRangeStart w:id="275" w:author="David Hofmann" w:date="2026-03-17T19:49:00Z" w:name="move224669368"/>
      <w:moveTo w:id="276" w:author="David Hofmann" w:date="2026-03-17T19:49:00Z" w16du:dateUtc="2026-03-17T17:49:00Z">
        <w:r w:rsidR="00D96C46" w:rsidRPr="00C7240B">
          <w:t xml:space="preserve"> from a few hours (e.g., temperature) to multiple months (e.g., shrub cover). </w:t>
        </w:r>
      </w:moveTo>
      <w:moveToRangeEnd w:id="275"/>
      <w:ins w:id="277" w:author="David Hofmann" w:date="2026-03-17T19:49:00Z" w16du:dateUtc="2026-03-17T17:49:00Z">
        <w:r w:rsidR="00D96C46" w:rsidRPr="00C7240B">
          <w:t xml:space="preserve">Each gray block represents a single covariate layer and the time period for which it is active. At each step, a redistribution kernel is constructed from the animal’s current location, representing a set of potential movement steps and their predicted selection probabilities. Redistribution kernels are generated by proposing 25 random steps and applying the parameterized </w:t>
        </w:r>
        <w:r w:rsidR="00F75E02">
          <w:t xml:space="preserve">integrated </w:t>
        </w:r>
        <w:r w:rsidR="00D96C46" w:rsidRPr="00C7240B">
          <w:t xml:space="preserve">step-selection </w:t>
        </w:r>
        <w:r w:rsidR="00F75E02">
          <w:t>(</w:t>
        </w:r>
        <w:proofErr w:type="spellStart"/>
        <w:r w:rsidR="00F75E02">
          <w:t>iSSF</w:t>
        </w:r>
        <w:proofErr w:type="spellEnd"/>
        <w:r w:rsidR="00F75E02">
          <w:t xml:space="preserve">) </w:t>
        </w:r>
        <w:r w:rsidR="00D96C46" w:rsidRPr="00C7240B">
          <w:t>model to estimate the relative probability of each step being chosen. One location is then probabilistically sampled from this kernel, and the animal’s position and time are updated accordingly. This procedure is repeated until 2,000 steps (approximately 400 dispersal days) are simulated. The figure illustrates how covariates with different temporal resolutions are dynamically assembled to represent environmental conditions at each simulated point in time. All icons and silhouettes are original artwork created by the authors using Inkscape and Microsoft PowerPoint.</w:t>
        </w:r>
      </w:ins>
    </w:p>
    <w:p w14:paraId="08FE8B7F" w14:textId="74019B42" w:rsidR="009D7D7C" w:rsidRPr="00C7240B" w:rsidRDefault="001C407A" w:rsidP="0061664B">
      <w:pPr>
        <w:rPr>
          <w:moveTo w:id="278" w:author="David Hofmann" w:date="2026-03-17T19:49:00Z" w16du:dateUtc="2026-03-17T17:49:00Z"/>
          <w:b/>
        </w:rPr>
      </w:pPr>
      <w:bookmarkStart w:id="279" w:name="_Ref220505820"/>
      <w:ins w:id="280" w:author="David Hofmann" w:date="2026-03-17T19:49:00Z" w16du:dateUtc="2026-03-17T17:49:00Z">
        <w:r>
          <w:t xml:space="preserve">Figure </w:t>
        </w:r>
      </w:ins>
      <w:r>
        <w:fldChar w:fldCharType="begin"/>
      </w:r>
      <w:r>
        <w:instrText xml:space="preserve"> SEQ Figure \* ARABIC </w:instrText>
      </w:r>
      <w:r>
        <w:fldChar w:fldCharType="separate"/>
      </w:r>
      <w:r>
        <w:rPr>
          <w:noProof/>
        </w:rPr>
        <w:t>4</w:t>
      </w:r>
      <w:r>
        <w:fldChar w:fldCharType="end"/>
      </w:r>
      <w:bookmarkEnd w:id="279"/>
      <w:moveToRangeStart w:id="281" w:author="David Hofmann" w:date="2026-03-17T19:49:00Z" w:name="move224669369"/>
      <w:moveTo w:id="282" w:author="David Hofmann" w:date="2026-03-17T19:49:00Z" w16du:dateUtc="2026-03-17T17:49:00Z">
        <w:r>
          <w:t xml:space="preserve">: </w:t>
        </w:r>
        <w:r w:rsidR="009D7D7C" w:rsidRPr="00C7240B">
          <w:t xml:space="preserve">β−estimates from the integrated step-selection models, grouped by movement kernel, habitat-selection function, and their interaction. We either fit models using a simplistic model (without interactions) or a realistic model that comprised several interaction terms that rendered how movement behavior depended on environmental conditions. Furthermore, we distinguished between models fit using static and dynamic covariates. However, only the underlined covariates differed between the static and dynamic configurations, as covariates were either represented </w:t>
        </w:r>
      </w:moveTo>
      <w:moveToRangeEnd w:id="281"/>
      <w:ins w:id="283" w:author="David Hofmann" w:date="2026-03-17T19:49:00Z" w16du:dateUtc="2026-03-17T17:49:00Z">
        <w:r w:rsidR="009D7D7C" w:rsidRPr="00C7240B">
          <w:t xml:space="preserve">by a single layer (static), or a stack of layers (dynamic). </w:t>
        </w:r>
      </w:ins>
      <w:moveToRangeStart w:id="284" w:author="David Hofmann" w:date="2026-03-17T19:49:00Z" w:name="move224669370"/>
      <w:moveTo w:id="285" w:author="David Hofmann" w:date="2026-03-17T19:49:00Z" w16du:dateUtc="2026-03-17T17:49:00Z">
        <w:r w:rsidR="009D7D7C" w:rsidRPr="00C7240B">
          <w:t xml:space="preserve">Furthermore, data were either pooled across seasons (yellow bars) or split into dry (green bars) and wet (blue bars) season. Results are shown for replicates that </w:t>
        </w:r>
        <w:r w:rsidR="009D7D7C" w:rsidRPr="00C7240B">
          <w:lastRenderedPageBreak/>
          <w:t xml:space="preserve">used 25 random steps, as all associated models converged. The number of random steps did not appear to influence model estimates (Figure </w:t>
        </w:r>
      </w:moveTo>
      <w:moveToRangeEnd w:id="284"/>
      <w:ins w:id="286" w:author="David Hofmann" w:date="2026-03-17T19:49:00Z" w16du:dateUtc="2026-03-17T17:49:00Z">
        <w:r w:rsidR="009D7D7C" w:rsidRPr="00C7240B">
          <w:t>S</w:t>
        </w:r>
        <w:r w:rsidR="001262C3">
          <w:t>12</w:t>
        </w:r>
        <w:r w:rsidR="009D7D7C" w:rsidRPr="00C7240B">
          <w:t>).</w:t>
        </w:r>
      </w:ins>
      <w:moveToRangeStart w:id="287" w:author="David Hofmann" w:date="2026-03-17T19:49:00Z" w:name="move224669371"/>
      <w:moveTo w:id="288" w:author="David Hofmann" w:date="2026-03-17T19:49:00Z" w16du:dateUtc="2026-03-17T17:49:00Z">
        <w:r w:rsidR="009D7D7C" w:rsidRPr="00C7240B">
          <w:t xml:space="preserve"> The horizontal ticks indicate the point estimates, and the vertical segments represent the 90%, 95%, and 99% confidence-intervals of the respective </w:t>
        </w:r>
        <w:r w:rsidR="009D7D7C" w:rsidRPr="00C7240B">
          <w:rPr>
            <w:rFonts w:ascii="Cambria Math" w:hAnsi="Cambria Math" w:cs="Cambria Math"/>
          </w:rPr>
          <w:t>𝛽</w:t>
        </w:r>
        <w:r w:rsidR="009D7D7C" w:rsidRPr="00C7240B">
          <w:t>-coefficients.</w:t>
        </w:r>
      </w:moveTo>
    </w:p>
    <w:p w14:paraId="5F85C211" w14:textId="1835FE86" w:rsidR="009D7D7C" w:rsidRDefault="001C407A" w:rsidP="0061664B">
      <w:pPr>
        <w:rPr>
          <w:moveTo w:id="289" w:author="David Hofmann" w:date="2026-03-17T19:49:00Z" w16du:dateUtc="2026-03-17T17:49:00Z"/>
        </w:rPr>
      </w:pPr>
      <w:bookmarkStart w:id="290" w:name="_Ref220505917"/>
      <w:moveToRangeEnd w:id="287"/>
      <w:ins w:id="291" w:author="David Hofmann" w:date="2026-03-17T19:49:00Z" w16du:dateUtc="2026-03-17T17:49:00Z">
        <w:r>
          <w:t xml:space="preserve">Figure </w:t>
        </w:r>
      </w:ins>
      <w:r>
        <w:fldChar w:fldCharType="begin"/>
      </w:r>
      <w:r>
        <w:instrText xml:space="preserve"> SEQ Figure \* ARABIC </w:instrText>
      </w:r>
      <w:r>
        <w:fldChar w:fldCharType="separate"/>
      </w:r>
      <w:r>
        <w:rPr>
          <w:noProof/>
        </w:rPr>
        <w:t>5</w:t>
      </w:r>
      <w:r>
        <w:fldChar w:fldCharType="end"/>
      </w:r>
      <w:bookmarkEnd w:id="290"/>
      <w:moveToRangeStart w:id="292" w:author="David Hofmann" w:date="2026-03-17T19:49:00Z" w:name="move224669372"/>
      <w:moveTo w:id="293" w:author="David Hofmann" w:date="2026-03-17T19:49:00Z" w16du:dateUtc="2026-03-17T17:49:00Z">
        <w:r>
          <w:t>:</w:t>
        </w:r>
        <w:r w:rsidR="009D7D7C" w:rsidRPr="0011395F">
          <w:t xml:space="preserve"> </w:t>
        </w:r>
        <w:r w:rsidR="009D7D7C" w:rsidRPr="00C7240B">
          <w:t>(a) Boxplots of Spearman’s rank correlation across different configurations of dynamism that range from entirely static (SSS) to fully dynamic (DMD). The more negative Spearman’s rank correlation, the better is the predictive performance under the respective configuration. Correlations were computed for 100 replicates. Note that the y-axis is inverted to match our expectation of increasing performance as dynamism increases. The boxplots in light gray represent Spearman’s rank correlation coefficients under a null model and serve for comparison. (b) Difference in Spearman’s rank correlation when moving from one configuration to another. Values &lt; 0 (blue) indicate an increase in predictive performance, whereas values &gt; 0 (orange) indicate a decrease in predictive performance.</w:t>
        </w:r>
      </w:moveTo>
    </w:p>
    <w:p w14:paraId="3A63D346" w14:textId="10C3A03D" w:rsidR="003D22D9" w:rsidRPr="003D22D9" w:rsidRDefault="001C407A" w:rsidP="003D22D9">
      <w:pPr>
        <w:rPr>
          <w:ins w:id="294" w:author="David Hofmann" w:date="2026-03-17T19:49:00Z" w16du:dateUtc="2026-03-17T17:49:00Z"/>
        </w:rPr>
      </w:pPr>
      <w:bookmarkStart w:id="295" w:name="_Ref220505943"/>
      <w:moveToRangeEnd w:id="292"/>
      <w:ins w:id="296" w:author="David Hofmann" w:date="2026-03-17T19:49:00Z" w16du:dateUtc="2026-03-17T17:49:00Z">
        <w:r>
          <w:t xml:space="preserve">Figure </w:t>
        </w:r>
      </w:ins>
      <w:r>
        <w:fldChar w:fldCharType="begin"/>
      </w:r>
      <w:r>
        <w:instrText xml:space="preserve"> SEQ Figure \* ARABIC </w:instrText>
      </w:r>
      <w:r>
        <w:fldChar w:fldCharType="separate"/>
      </w:r>
      <w:r>
        <w:rPr>
          <w:noProof/>
        </w:rPr>
        <w:t>6</w:t>
      </w:r>
      <w:r>
        <w:fldChar w:fldCharType="end"/>
      </w:r>
      <w:bookmarkEnd w:id="295"/>
      <w:ins w:id="297" w:author="David Hofmann" w:date="2026-03-17T19:49:00Z" w16du:dateUtc="2026-03-17T17:49:00Z">
        <w:r>
          <w:t xml:space="preserve">: </w:t>
        </w:r>
        <w:r w:rsidR="009D7D7C" w:rsidRPr="00C7240B">
          <w:t xml:space="preserve">(a-d) Heatmaps </w:t>
        </w:r>
        <w:r>
          <w:t xml:space="preserve">of the dispersal simulations </w:t>
        </w:r>
        <w:r w:rsidR="009D7D7C" w:rsidRPr="00C7240B">
          <w:t>generated under the most static (SSS) and most dynamic (DMD) configurations, using both a simplistic and a realistic mode</w:t>
        </w:r>
        <w:r>
          <w:t xml:space="preserve">l, </w:t>
        </w:r>
        <w:r w:rsidR="009D7D7C" w:rsidRPr="00C7240B">
          <w:t xml:space="preserve">as well as </w:t>
        </w:r>
        <w:r>
          <w:t xml:space="preserve">pixel-wise </w:t>
        </w:r>
        <w:r w:rsidR="009D7D7C" w:rsidRPr="00C7240B">
          <w:t xml:space="preserve">difference maps </w:t>
        </w:r>
        <w:r w:rsidR="00535E50">
          <w:t>highlighting</w:t>
        </w:r>
        <w:r w:rsidR="009D7D7C" w:rsidRPr="00C7240B">
          <w:t xml:space="preserve"> discrepancies</w:t>
        </w:r>
        <w:r>
          <w:t xml:space="preserve"> in the number of simulated dispersers traversing a certain region</w:t>
        </w:r>
        <w:r w:rsidR="009D7D7C" w:rsidRPr="00C7240B">
          <w:t xml:space="preserve"> between these modeling approaches.</w:t>
        </w:r>
        <w:r w:rsidR="00535E50">
          <w:t xml:space="preserve"> Originating from each of the three areas highlighted in the maps, 1,000 dispersers were simulated, moving for a total duration of 2,000 steps (~400 dispersal days).</w:t>
        </w:r>
        <w:r>
          <w:t xml:space="preserve"> In the most static configuration (SSS), seasonality was ignored across all stages of the connectivity modeling pipeline, from extracting covariates for model fitting (stage 1), in the model itself (stage 2), and when predicting from the model (stage 3). In the most dynamic configuration (DMD), on the other hand, seasonality was incorporated across all those three stages. Furthermore, in the simplistic model, only the species’ habitat selection was considered, whereas in the realistic model also the species’ movement kernel, and potential interactions between habitat selection and movement </w:t>
        </w:r>
        <w:proofErr w:type="spellStart"/>
        <w:r>
          <w:t>behaviour</w:t>
        </w:r>
        <w:proofErr w:type="spellEnd"/>
        <w:r>
          <w:t xml:space="preserve"> were included.</w:t>
        </w:r>
        <w:r w:rsidR="003D22D9">
          <w:br w:type="page"/>
        </w:r>
      </w:ins>
    </w:p>
    <w:p w14:paraId="66BE2D38" w14:textId="51FEE353" w:rsidR="003010BA" w:rsidRDefault="00BF6240" w:rsidP="0061664B">
      <w:pPr>
        <w:pStyle w:val="Heading1"/>
      </w:pPr>
      <w:r>
        <w:lastRenderedPageBreak/>
        <w:t>Bibliography</w:t>
      </w:r>
    </w:p>
    <w:p w14:paraId="0E55A842" w14:textId="77777777" w:rsidR="00F75E02" w:rsidRDefault="00322795" w:rsidP="00F75E02">
      <w:pPr>
        <w:pStyle w:val="Bibliography"/>
      </w:pPr>
      <w:r>
        <w:fldChar w:fldCharType="begin"/>
      </w:r>
      <w:r w:rsidR="00F75E02">
        <w:instrText xml:space="preserve"> ADDIN ZOTERO_BIBL {"uncited":[],"omitted":[],"custom":[]} CSL_BIBLIOGRAPHY </w:instrText>
      </w:r>
      <w:r>
        <w:fldChar w:fldCharType="separate"/>
      </w:r>
      <w:r w:rsidR="00F75E02">
        <w:t xml:space="preserve">Abrahms, B., Sawyer, S. C., Jordan, N. R., McNutt, J. W., Wilson, A. M., &amp; Brashares, J. S. (2017). Does Wildlife Resource Selection Accurately Inform Corridor Conservation? </w:t>
      </w:r>
      <w:r w:rsidR="00F75E02">
        <w:rPr>
          <w:i/>
          <w:iCs/>
        </w:rPr>
        <w:t>Journal of Applied Ecology</w:t>
      </w:r>
      <w:r w:rsidR="00F75E02">
        <w:t xml:space="preserve">, </w:t>
      </w:r>
      <w:r w:rsidR="00F75E02">
        <w:rPr>
          <w:i/>
          <w:iCs/>
        </w:rPr>
        <w:t>54</w:t>
      </w:r>
      <w:r w:rsidR="00F75E02">
        <w:t>(2), 412–422. https://doi.org/10.1111/1365-2664.12714</w:t>
      </w:r>
    </w:p>
    <w:p w14:paraId="0724AA05" w14:textId="77777777" w:rsidR="00F75E02" w:rsidRDefault="00F75E02" w:rsidP="00F75E02">
      <w:pPr>
        <w:pStyle w:val="Bibliography"/>
      </w:pPr>
      <w:r w:rsidRPr="00F75E02">
        <w:rPr>
          <w:lang w:val="de-CH"/>
        </w:rPr>
        <w:t xml:space="preserve">Allen, C. H., Parrott, L., &amp; Kyle, C. (2016). </w:t>
      </w:r>
      <w:r>
        <w:t xml:space="preserve">An Individual-Based Modelling Approach to Estimate Landscape Connectivity for Bighorn Sheep (Ovis canadensis). </w:t>
      </w:r>
      <w:r>
        <w:rPr>
          <w:i/>
          <w:iCs/>
        </w:rPr>
        <w:t>PeerJ</w:t>
      </w:r>
      <w:r>
        <w:t xml:space="preserve">, </w:t>
      </w:r>
      <w:r>
        <w:rPr>
          <w:i/>
          <w:iCs/>
        </w:rPr>
        <w:t>4</w:t>
      </w:r>
      <w:r>
        <w:t>, e2001. https://doi.org/10.7717/peerj.2001</w:t>
      </w:r>
    </w:p>
    <w:p w14:paraId="249B4494" w14:textId="77777777" w:rsidR="00F75E02" w:rsidRDefault="00F75E02" w:rsidP="00F75E02">
      <w:pPr>
        <w:pStyle w:val="Bibliography"/>
      </w:pPr>
      <w:r>
        <w:t xml:space="preserve">Avgar, T., Potts, J. R., Lewis, M. A., &amp; Boyce, M. S. (2016). Integrated Step Selection Analysis: Bridging the Gap Between Resource Selection and Animal Movement. </w:t>
      </w:r>
      <w:r>
        <w:rPr>
          <w:i/>
          <w:iCs/>
        </w:rPr>
        <w:t>Methods in Ecology and Evolution</w:t>
      </w:r>
      <w:r>
        <w:t xml:space="preserve">, </w:t>
      </w:r>
      <w:r>
        <w:rPr>
          <w:i/>
          <w:iCs/>
        </w:rPr>
        <w:t>7</w:t>
      </w:r>
      <w:r>
        <w:t>(5), 619–630. https://doi.org/10.1111/2041-210X.12528</w:t>
      </w:r>
    </w:p>
    <w:p w14:paraId="73A2B588" w14:textId="77777777" w:rsidR="00F75E02" w:rsidRDefault="00F75E02" w:rsidP="00F75E02">
      <w:pPr>
        <w:pStyle w:val="Bibliography"/>
      </w:pPr>
      <w:r>
        <w:t xml:space="preserve">Baddeley, A., Rubak, E., &amp; Turner, R. (2015). </w:t>
      </w:r>
      <w:r>
        <w:rPr>
          <w:i/>
          <w:iCs/>
        </w:rPr>
        <w:t>Spatial Point Patterns: Methodology and Applications with R</w:t>
      </w:r>
      <w:r>
        <w:t>. Chapman and Hall/CRC Press.</w:t>
      </w:r>
    </w:p>
    <w:p w14:paraId="441B2575" w14:textId="77777777" w:rsidR="00F75E02" w:rsidRDefault="00F75E02" w:rsidP="00F75E02">
      <w:pPr>
        <w:pStyle w:val="Bibliography"/>
      </w:pPr>
      <w:r>
        <w:t xml:space="preserve">Baguette, M., Blanchet, S., Legrand, D., Stevens, V. M., &amp; Turlure, C. (2013). Individual Dispersal, Landscape Connectivity and Ecological Networks. </w:t>
      </w:r>
      <w:r>
        <w:rPr>
          <w:i/>
          <w:iCs/>
        </w:rPr>
        <w:t>Biological Reviews</w:t>
      </w:r>
      <w:r>
        <w:t xml:space="preserve">, </w:t>
      </w:r>
      <w:r>
        <w:rPr>
          <w:i/>
          <w:iCs/>
        </w:rPr>
        <w:t>88</w:t>
      </w:r>
      <w:r>
        <w:t>(2), 310–326. https://doi.org/10.1111/brv.12000</w:t>
      </w:r>
    </w:p>
    <w:p w14:paraId="6078C781" w14:textId="77777777" w:rsidR="00F75E02" w:rsidRDefault="00F75E02" w:rsidP="00F75E02">
      <w:pPr>
        <w:pStyle w:val="Bibliography"/>
      </w:pPr>
      <w:r>
        <w:t xml:space="preserve">Baldwin, R. F., Calhoun, A. J. K., &amp; deMaynadier, P. G. (2006). Conservation Planning for Amphibian Species with Complex Habitat Requirements: A Case Study Using Movements and Habitat Selection of the Wood Frog Rana Sylvatica. </w:t>
      </w:r>
      <w:r>
        <w:rPr>
          <w:i/>
          <w:iCs/>
        </w:rPr>
        <w:t>Journal of Herpetology</w:t>
      </w:r>
      <w:r>
        <w:t xml:space="preserve">, </w:t>
      </w:r>
      <w:r>
        <w:rPr>
          <w:i/>
          <w:iCs/>
        </w:rPr>
        <w:t>40</w:t>
      </w:r>
      <w:r>
        <w:t>(4), 442–453. https://doi.org/10.1670/0022-1511(2006)40%5B442:CPFASW%5D2.0.CO;2</w:t>
      </w:r>
    </w:p>
    <w:p w14:paraId="148A7D14" w14:textId="77777777" w:rsidR="00F75E02" w:rsidRDefault="00F75E02" w:rsidP="00F75E02">
      <w:pPr>
        <w:pStyle w:val="Bibliography"/>
      </w:pPr>
      <w:r>
        <w:t xml:space="preserve">Bishop-Taylor, R., Tulbure, M. G., &amp; Broich, M. (2018). Evaluating Static and Dynamic Landscape Connectivity Modelling Using a 25-Year Remote Sensing Time Series. </w:t>
      </w:r>
      <w:r>
        <w:rPr>
          <w:i/>
          <w:iCs/>
        </w:rPr>
        <w:t>Landscape Ecology</w:t>
      </w:r>
      <w:r>
        <w:t xml:space="preserve">, </w:t>
      </w:r>
      <w:r>
        <w:rPr>
          <w:i/>
          <w:iCs/>
        </w:rPr>
        <w:t>33</w:t>
      </w:r>
      <w:r>
        <w:t>(4), 625–640. https://doi.org/10.1007/s10980-018-0624-1</w:t>
      </w:r>
    </w:p>
    <w:p w14:paraId="1FED1A3F" w14:textId="77777777" w:rsidR="00F75E02" w:rsidRDefault="00F75E02" w:rsidP="00F75E02">
      <w:pPr>
        <w:pStyle w:val="Bibliography"/>
      </w:pPr>
      <w:r>
        <w:t xml:space="preserve">Börger, L., &amp; Fryxell, J. (2012). Quantifying Individual Differences in Dispersal Using Net Squared Displacement. In J. Clobert, M. Baguette, T. G. Benton, &amp; J. M. Bullock (Eds.), </w:t>
      </w:r>
      <w:r>
        <w:rPr>
          <w:i/>
          <w:iCs/>
        </w:rPr>
        <w:t>Dispersal Ecology and Evolution</w:t>
      </w:r>
      <w:r>
        <w:t xml:space="preserve"> (Vol. 30, pp. 222–230). Oxford University Press.</w:t>
      </w:r>
    </w:p>
    <w:p w14:paraId="66149C48" w14:textId="77777777" w:rsidR="00F75E02" w:rsidRDefault="00F75E02" w:rsidP="00F75E02">
      <w:pPr>
        <w:pStyle w:val="Bibliography"/>
      </w:pPr>
      <w:r>
        <w:t xml:space="preserve">Brennan, A., Beytell, P., Aschenborn, O., Du Preez, P., Funston, P. J., Hanssen, L., Kilian, J. W., Stuart‐Hill, G., Taylor, R. D., &amp; Naidoo, R. (2020). Characterizing Multispecies Connectivity Across a Transfrontier Conservation Landscape. </w:t>
      </w:r>
      <w:r>
        <w:rPr>
          <w:i/>
          <w:iCs/>
        </w:rPr>
        <w:t>Journal of Applied Ecology</w:t>
      </w:r>
      <w:r>
        <w:t xml:space="preserve">, </w:t>
      </w:r>
      <w:r>
        <w:rPr>
          <w:i/>
          <w:iCs/>
        </w:rPr>
        <w:t>57</w:t>
      </w:r>
      <w:r>
        <w:t>(9), 1700–1710. https://doi.org/10.1111/1365-2664.13716</w:t>
      </w:r>
    </w:p>
    <w:p w14:paraId="3FBC553E" w14:textId="77777777" w:rsidR="00F75E02" w:rsidRDefault="00F75E02" w:rsidP="00F75E02">
      <w:pPr>
        <w:pStyle w:val="Bibliography"/>
      </w:pPr>
      <w:r>
        <w:t xml:space="preserve">Brooks, M. E., Kristensen, K., van Benthem, K. J.,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371EF242" w14:textId="77777777" w:rsidR="00F75E02" w:rsidRDefault="00F75E02" w:rsidP="00F75E02">
      <w:pPr>
        <w:pStyle w:val="Bibliography"/>
      </w:pPr>
      <w:r>
        <w:t xml:space="preserve">C. Schaaf, Z. W. (2015). </w:t>
      </w:r>
      <w:r>
        <w:rPr>
          <w:i/>
          <w:iCs/>
        </w:rPr>
        <w:t>MCD43A4 MODIS/Terra+Aqua BRDF/Albedo Nadir BRDF Adjusted RefDaily L3 Global—500m V006</w:t>
      </w:r>
      <w:r>
        <w:t>. NASA EOSDIS Land Processes DAAC. https://doi.org/10.5067/MODIS/MCD43A4.006</w:t>
      </w:r>
    </w:p>
    <w:p w14:paraId="39409370" w14:textId="77777777" w:rsidR="00F75E02" w:rsidRDefault="00F75E02" w:rsidP="00F75E02">
      <w:pPr>
        <w:pStyle w:val="Bibliography"/>
      </w:pPr>
      <w:r>
        <w:t xml:space="preserve">Chen, Jun, Chen, Jin, Liao, A., Cao, X., Chen, L., Chen, X., He, C., Han, G., Peng, S., &amp; Lu, M. (2015). Global Land Cover Mapping at 30 m Resolution: A POK-Based Operational Approach. </w:t>
      </w:r>
      <w:r>
        <w:rPr>
          <w:i/>
          <w:iCs/>
        </w:rPr>
        <w:t>ISPRS Journal of Photogrammetry and Remote Sensing</w:t>
      </w:r>
      <w:r>
        <w:t xml:space="preserve">, </w:t>
      </w:r>
      <w:r>
        <w:rPr>
          <w:i/>
          <w:iCs/>
        </w:rPr>
        <w:t>103</w:t>
      </w:r>
      <w:r>
        <w:t>, 7–27. https://doi.org/https://doi.org/10.1016/j.isprsjprs.2014.09.002</w:t>
      </w:r>
    </w:p>
    <w:p w14:paraId="7D64F1C5" w14:textId="77777777" w:rsidR="00F75E02" w:rsidRDefault="00F75E02" w:rsidP="00F75E02">
      <w:pPr>
        <w:pStyle w:val="Bibliography"/>
      </w:pPr>
      <w:r>
        <w:t xml:space="preserve">Cozzi, G. (2013). </w:t>
      </w:r>
      <w:r>
        <w:rPr>
          <w:i/>
          <w:iCs/>
        </w:rPr>
        <w:t>Patterns of Habitat Use and Segregation Among African Large Carnivores</w:t>
      </w:r>
      <w:r>
        <w:t xml:space="preserve"> [PhD Thesis, University of Zurich]. https://doi.org/10.5167/UZH-93646</w:t>
      </w:r>
    </w:p>
    <w:p w14:paraId="249C1AB7" w14:textId="77777777" w:rsidR="00F75E02" w:rsidRDefault="00F75E02" w:rsidP="00F75E02">
      <w:pPr>
        <w:pStyle w:val="Bibliography"/>
      </w:pPr>
      <w:r>
        <w:t xml:space="preserve">Cozzi, G., Behr, D. M., Webster, H. S., Claase, M. J., Bryce, C. M., Modise, B., McNutt, J. W., &amp; Ozgul, A. (2020). African Wild Dog Dispersal and Implications for Management. </w:t>
      </w:r>
      <w:r>
        <w:rPr>
          <w:i/>
          <w:iCs/>
        </w:rPr>
        <w:t>The Journal of Wildlife Management</w:t>
      </w:r>
      <w:r>
        <w:t xml:space="preserve">, </w:t>
      </w:r>
      <w:r>
        <w:rPr>
          <w:i/>
          <w:iCs/>
        </w:rPr>
        <w:t>84</w:t>
      </w:r>
      <w:r>
        <w:t>(4), 614–621. https://doi.org/10.1002/jwmg.21841</w:t>
      </w:r>
    </w:p>
    <w:p w14:paraId="13B9939C" w14:textId="77777777" w:rsidR="00F75E02" w:rsidRDefault="00F75E02" w:rsidP="00F75E02">
      <w:pPr>
        <w:pStyle w:val="Bibliography"/>
      </w:pPr>
      <w:r>
        <w:lastRenderedPageBreak/>
        <w:t xml:space="preserve">Cozzi, G., Broekhuis, F., McNutt, J. W., Turnbull, L. A., Macdonald, D. W., &amp; Schmid, B. (2012). Fear of the Dark or Dinner by Moonlight? Reduced Temporal Partitioning Among Africa’s Large Carnivores. </w:t>
      </w:r>
      <w:r>
        <w:rPr>
          <w:i/>
          <w:iCs/>
        </w:rPr>
        <w:t>Ecology</w:t>
      </w:r>
      <w:r>
        <w:t xml:space="preserve">, </w:t>
      </w:r>
      <w:r>
        <w:rPr>
          <w:i/>
          <w:iCs/>
        </w:rPr>
        <w:t>93</w:t>
      </w:r>
      <w:r>
        <w:t>(12), 2590–2599. https://doi.org/10.1890/12-0017.1</w:t>
      </w:r>
    </w:p>
    <w:p w14:paraId="516072D4" w14:textId="77777777" w:rsidR="00F75E02" w:rsidRDefault="00F75E02" w:rsidP="00F75E02">
      <w:pPr>
        <w:pStyle w:val="Bibliography"/>
      </w:pPr>
      <w:r>
        <w:t xml:space="preserve">Cozzi, G., Maag, N., Börger, L., Clutton-Brock, T. H., &amp; Ozgul, A. (2018). Socially Informed Dispersal in a Territorial Cooperative Breeder. </w:t>
      </w:r>
      <w:r>
        <w:rPr>
          <w:i/>
          <w:iCs/>
        </w:rPr>
        <w:t>Journal of Animal Ecology</w:t>
      </w:r>
      <w:r>
        <w:t xml:space="preserve">, </w:t>
      </w:r>
      <w:r>
        <w:rPr>
          <w:i/>
          <w:iCs/>
        </w:rPr>
        <w:t>87</w:t>
      </w:r>
      <w:r>
        <w:t>(3), 838–849. https://doi.org/10.1111/1365-2656.12795</w:t>
      </w:r>
    </w:p>
    <w:p w14:paraId="7C2220D4" w14:textId="77777777" w:rsidR="00F75E02" w:rsidRDefault="00F75E02" w:rsidP="00F75E02">
      <w:pPr>
        <w:pStyle w:val="Bibliography"/>
      </w:pPr>
      <w:r>
        <w:t xml:space="preserve">Cozzi, G., Reilly, M., Abegg, D., Behr, D. M., Brack, P., Claase, M. J., Holmberg, J., Hofmann, D. D., Kalil, P., Ndlovu, S., Neelo, J., &amp; McNutt, J. W. (2023). An AI‐Based Platform to Investigate African Large Carnivore Dispersal and Demography Across Broad Landscapes: A Case Study and Future Directions Using African Wild Dogs. </w:t>
      </w:r>
      <w:r>
        <w:rPr>
          <w:i/>
          <w:iCs/>
        </w:rPr>
        <w:t>African Journal of Ecology</w:t>
      </w:r>
      <w:r>
        <w:t xml:space="preserve">, </w:t>
      </w:r>
      <w:r>
        <w:rPr>
          <w:i/>
          <w:iCs/>
        </w:rPr>
        <w:t>62</w:t>
      </w:r>
      <w:r>
        <w:t>(1), e13227. https://doi.org/10.1111/aje.13227</w:t>
      </w:r>
    </w:p>
    <w:p w14:paraId="445261D9" w14:textId="77777777" w:rsidR="00F75E02" w:rsidRDefault="00F75E02" w:rsidP="00F75E02">
      <w:pPr>
        <w:pStyle w:val="Bibliography"/>
      </w:pPr>
      <w:r>
        <w:t xml:space="preserve">Creel, S. (2001). Four Factors Modifying the Effect of Competition on Carnivore Population Dynamics as Illustrated by African Wild Dogs. </w:t>
      </w:r>
      <w:r>
        <w:rPr>
          <w:i/>
          <w:iCs/>
        </w:rPr>
        <w:t>Conservation Biology</w:t>
      </w:r>
      <w:r>
        <w:t xml:space="preserve">, </w:t>
      </w:r>
      <w:r>
        <w:rPr>
          <w:i/>
          <w:iCs/>
        </w:rPr>
        <w:t>15</w:t>
      </w:r>
      <w:r>
        <w:t>(1), 271–274. https://doi.org/10.1111/j.1523-1739.2001.99534.x</w:t>
      </w:r>
    </w:p>
    <w:p w14:paraId="27808CFD" w14:textId="77777777" w:rsidR="00F75E02" w:rsidRDefault="00F75E02" w:rsidP="00F75E02">
      <w:pPr>
        <w:pStyle w:val="Bibliography"/>
      </w:pPr>
      <w:r>
        <w:t xml:space="preserve">Creel, S., &amp; Creel, N. M. (1996). Limitation of African Wild Dogs by Competition with Larger Carnivores. </w:t>
      </w:r>
      <w:r>
        <w:rPr>
          <w:i/>
          <w:iCs/>
        </w:rPr>
        <w:t>Conservation Biology</w:t>
      </w:r>
      <w:r>
        <w:t xml:space="preserve">, </w:t>
      </w:r>
      <w:r>
        <w:rPr>
          <w:i/>
          <w:iCs/>
        </w:rPr>
        <w:t>10</w:t>
      </w:r>
      <w:r>
        <w:t>(2), 526–538. https://doi.org/10.1046/j.1523-1739.1996.10020526.x</w:t>
      </w:r>
    </w:p>
    <w:p w14:paraId="09AD8082" w14:textId="77777777" w:rsidR="00F75E02" w:rsidRDefault="00F75E02" w:rsidP="00F75E02">
      <w:pPr>
        <w:pStyle w:val="Bibliography"/>
      </w:pPr>
      <w:r>
        <w:t xml:space="preserve">Cushman, S. A., &amp; Lewis, J. S. (2010). Movement Behavior Explains Genetic Differentiation in American Black Bears. </w:t>
      </w:r>
      <w:r>
        <w:rPr>
          <w:i/>
          <w:iCs/>
        </w:rPr>
        <w:t>Landscape Ecology</w:t>
      </w:r>
      <w:r>
        <w:t xml:space="preserve">, </w:t>
      </w:r>
      <w:r>
        <w:rPr>
          <w:i/>
          <w:iCs/>
        </w:rPr>
        <w:t>25</w:t>
      </w:r>
      <w:r>
        <w:t>(10), 1613–1625. https://doi.org/10.1007/s10980-010-9534-6</w:t>
      </w:r>
    </w:p>
    <w:p w14:paraId="6027B059" w14:textId="77777777" w:rsidR="00F75E02" w:rsidRDefault="00F75E02" w:rsidP="00F75E02">
      <w:pPr>
        <w:pStyle w:val="Bibliography"/>
      </w:pPr>
      <w:r>
        <w:t xml:space="preserve">Davies–Mostert, H. T., Kamler, J. F., Mills, M. G. L., Jackson, C. R., Rasmussen, G. S. A., Groom, R. J., &amp; Macdonald, D. W. (2012). Long–Distance Transboundary Dispersal of African Wild Dogs Among Protected Areas in Southern Africa. </w:t>
      </w:r>
      <w:r>
        <w:rPr>
          <w:i/>
          <w:iCs/>
        </w:rPr>
        <w:t>African Journal of Ecology</w:t>
      </w:r>
      <w:r>
        <w:t xml:space="preserve">, </w:t>
      </w:r>
      <w:r>
        <w:rPr>
          <w:i/>
          <w:iCs/>
        </w:rPr>
        <w:t>50</w:t>
      </w:r>
      <w:r>
        <w:t>(4), 500–506. https://doi.org/https://doi.org/10.1111/j.1365-2028.2012.01335.x</w:t>
      </w:r>
    </w:p>
    <w:p w14:paraId="6DA53E37" w14:textId="77777777" w:rsidR="00F75E02" w:rsidRDefault="00F75E02" w:rsidP="00F75E02">
      <w:pPr>
        <w:pStyle w:val="Bibliography"/>
      </w:pPr>
      <w:r>
        <w:t xml:space="preserve">Didan, K. (2015). </w:t>
      </w:r>
      <w:r>
        <w:rPr>
          <w:i/>
          <w:iCs/>
        </w:rPr>
        <w:t>MOD13Q1 Modis/Terra Vegetation Indices 16-Day L3 Global 250m Sin Grid V006</w:t>
      </w:r>
      <w:r>
        <w:t xml:space="preserve"> [Dataset]. NASA EOSDIS Land Processes Distributed Active Archive Center. https://doi.org/10.5067/MODIS/MOD13Q1.006</w:t>
      </w:r>
    </w:p>
    <w:p w14:paraId="7750B5CB" w14:textId="77777777" w:rsidR="00F75E02" w:rsidRDefault="00F75E02" w:rsidP="00F75E02">
      <w:pPr>
        <w:pStyle w:val="Bibliography"/>
      </w:pPr>
      <w:r>
        <w:t xml:space="preserve">DiMiceli, C., Carroll, M., Sohlberg, R., Kim, D.-H., Kelly, M., &amp; Townshend, J. (2015). </w:t>
      </w:r>
      <w:r>
        <w:rPr>
          <w:i/>
          <w:iCs/>
        </w:rPr>
        <w:t>MOD44B MODIS/Terra Vegetation Continuous Fields Yearly L3 Global 250m SIN Grid V006</w:t>
      </w:r>
      <w:r>
        <w:t xml:space="preserve"> [Dataset]. NASA EOSDIS Land Processes Distributed Active Archive Center. https://doi.org/10.5067/MODIS/MOD44B.006</w:t>
      </w:r>
    </w:p>
    <w:p w14:paraId="6E5B29A6" w14:textId="77777777" w:rsidR="00F75E02" w:rsidRDefault="00F75E02" w:rsidP="00F75E02">
      <w:pPr>
        <w:pStyle w:val="Bibliography"/>
      </w:pPr>
      <w:r>
        <w:t xml:space="preserve">Diniz, M. F., Cushman, S. A., Machado, R. B., &amp; De Marco Júnior, P. (2019). Landscape Connectivity Modeling from the Perspective of Animal Dispersal. </w:t>
      </w:r>
      <w:r>
        <w:rPr>
          <w:i/>
          <w:iCs/>
        </w:rPr>
        <w:t>Landscape Ecology</w:t>
      </w:r>
      <w:r>
        <w:t xml:space="preserve">, </w:t>
      </w:r>
      <w:r>
        <w:rPr>
          <w:i/>
          <w:iCs/>
        </w:rPr>
        <w:t>35</w:t>
      </w:r>
      <w:r>
        <w:t>, 41–58. https://doi.org/10.1007/s10980-019-00935-3</w:t>
      </w:r>
    </w:p>
    <w:p w14:paraId="3A59BDB7" w14:textId="77777777" w:rsidR="00F75E02" w:rsidRDefault="00F75E02" w:rsidP="00F75E02">
      <w:pPr>
        <w:pStyle w:val="Bibliography"/>
      </w:pPr>
      <w:r>
        <w:t xml:space="preserve">Doerr, V. A. J., Barrett, T., &amp; Doerr, E. D. (2011). Connectivity, Dispersal Behaviour and Conservation Under Climate Change: A Response to Hodgson et al.: Connectivity and Dispersal Behaviour. </w:t>
      </w:r>
      <w:r>
        <w:rPr>
          <w:i/>
          <w:iCs/>
        </w:rPr>
        <w:t>Journal of Applied Ecology</w:t>
      </w:r>
      <w:r>
        <w:t xml:space="preserve">, </w:t>
      </w:r>
      <w:r>
        <w:rPr>
          <w:i/>
          <w:iCs/>
        </w:rPr>
        <w:t>48</w:t>
      </w:r>
      <w:r>
        <w:t>(1), 143–147. https://doi.org/10.1111/j.1365-2664.2010.01899.x</w:t>
      </w:r>
    </w:p>
    <w:p w14:paraId="1FCFEB6D" w14:textId="77777777" w:rsidR="00F75E02" w:rsidRDefault="00F75E02" w:rsidP="00F75E02">
      <w:pPr>
        <w:pStyle w:val="Bibliography"/>
      </w:pPr>
      <w:r>
        <w:t xml:space="preserve">Elliot, N. B., Cushman, S. A., Macdonald, D. W., &amp; Loveridge, A. J. (2014). The Devil Is in the Dispersers: Predictions of Landscape Connectivity Change with Demography. </w:t>
      </w:r>
      <w:r>
        <w:rPr>
          <w:i/>
          <w:iCs/>
        </w:rPr>
        <w:t>Journal of Applied Ecology</w:t>
      </w:r>
      <w:r>
        <w:t xml:space="preserve">, </w:t>
      </w:r>
      <w:r>
        <w:rPr>
          <w:i/>
          <w:iCs/>
        </w:rPr>
        <w:t>51</w:t>
      </w:r>
      <w:r>
        <w:t>(5), 1169–1178. https://doi.org/10.1111/1365-2664.12282</w:t>
      </w:r>
    </w:p>
    <w:p w14:paraId="06877531" w14:textId="77777777" w:rsidR="00F75E02" w:rsidRDefault="00F75E02" w:rsidP="00F75E02">
      <w:pPr>
        <w:pStyle w:val="Bibliography"/>
      </w:pPr>
      <w:r>
        <w:t xml:space="preserve">ESA, E. S. A. (2025). </w:t>
      </w:r>
      <w:r>
        <w:rPr>
          <w:i/>
          <w:iCs/>
        </w:rPr>
        <w:t>Sentinel-2 Level-2A Product</w:t>
      </w:r>
      <w:r>
        <w:t xml:space="preserve"> [Dataset]. Copernicus Open Access Hub. https://scihub.copernicus.eu/dhus</w:t>
      </w:r>
    </w:p>
    <w:p w14:paraId="15A77BF2" w14:textId="77777777" w:rsidR="00F75E02" w:rsidRDefault="00F75E02" w:rsidP="00F75E02">
      <w:pPr>
        <w:pStyle w:val="Bibliography"/>
      </w:pPr>
      <w:r>
        <w:t xml:space="preserve">Facebook. (2019). </w:t>
      </w:r>
      <w:r>
        <w:rPr>
          <w:i/>
          <w:iCs/>
        </w:rPr>
        <w:t>High Resolution Population Density Maps—Humanitarian Data Exchange</w:t>
      </w:r>
      <w:r>
        <w:t>. https://data.humdata.org/dataset/highresolutionpopulationdensitymaps</w:t>
      </w:r>
    </w:p>
    <w:p w14:paraId="554AADA8" w14:textId="77777777" w:rsidR="00F75E02" w:rsidRDefault="00F75E02" w:rsidP="00F75E02">
      <w:pPr>
        <w:pStyle w:val="Bibliography"/>
      </w:pPr>
      <w:r>
        <w:t xml:space="preserve">Fahrig, L. (2003). Effects of Habitat Fragmentation on Biodiversity. </w:t>
      </w:r>
      <w:r>
        <w:rPr>
          <w:i/>
          <w:iCs/>
        </w:rPr>
        <w:t>Annual Review of Ecology, Evolution, and Systematics</w:t>
      </w:r>
      <w:r>
        <w:t xml:space="preserve">, </w:t>
      </w:r>
      <w:r>
        <w:rPr>
          <w:i/>
          <w:iCs/>
        </w:rPr>
        <w:t>34</w:t>
      </w:r>
      <w:r>
        <w:t>(1), 487–515. https://doi.org/10.1146/annurev.ecolsys.34.011802.132419</w:t>
      </w:r>
    </w:p>
    <w:p w14:paraId="2CF4EF75" w14:textId="77777777" w:rsidR="00F75E02" w:rsidRDefault="00F75E02" w:rsidP="00F75E02">
      <w:pPr>
        <w:pStyle w:val="Bibliography"/>
      </w:pPr>
      <w:r w:rsidRPr="00F75E02">
        <w:rPr>
          <w:lang w:val="de-CH"/>
        </w:rPr>
        <w:t xml:space="preserve">Fieberg, J., Signer, J., Smith, B., &amp; Avgar, T. (2021). </w:t>
      </w:r>
      <w:r>
        <w:t xml:space="preserve">A ‘How to’ Guide for Interpreting Parameters in Habitat-Selection Analyses. </w:t>
      </w:r>
      <w:r>
        <w:rPr>
          <w:i/>
          <w:iCs/>
        </w:rPr>
        <w:t>Journal of Animal Ecology</w:t>
      </w:r>
      <w:r>
        <w:t xml:space="preserve">, </w:t>
      </w:r>
      <w:r>
        <w:rPr>
          <w:i/>
          <w:iCs/>
        </w:rPr>
        <w:t>90</w:t>
      </w:r>
      <w:r>
        <w:t>(5), 1027–1043. https://doi.org/10.1111/1365-2656.13441</w:t>
      </w:r>
    </w:p>
    <w:p w14:paraId="4B9324C9" w14:textId="77777777" w:rsidR="00F75E02" w:rsidRDefault="00F75E02" w:rsidP="00F75E02">
      <w:pPr>
        <w:pStyle w:val="Bibliography"/>
      </w:pPr>
      <w:r>
        <w:lastRenderedPageBreak/>
        <w:t xml:space="preserve">Finerty, G. E., Cushman, S. A., Bauer, D. T., Elliot, N. B., Kesch, M. K., Macdonald, D. W., &amp; Loveridge, A. J. (2023). Evaluating Connectivity Models for Conservation: Insights from African Lion Dispersal Patterns. </w:t>
      </w:r>
      <w:r>
        <w:rPr>
          <w:i/>
          <w:iCs/>
        </w:rPr>
        <w:t>Landscape Ecology</w:t>
      </w:r>
      <w:r>
        <w:t xml:space="preserve">, </w:t>
      </w:r>
      <w:r>
        <w:rPr>
          <w:i/>
          <w:iCs/>
        </w:rPr>
        <w:t>38</w:t>
      </w:r>
      <w:r>
        <w:t>(12), 3205–3219. https://doi.org/10.1007/s10980-023-01782-z</w:t>
      </w:r>
    </w:p>
    <w:p w14:paraId="66F6FF38" w14:textId="77777777" w:rsidR="00F75E02" w:rsidRDefault="00F75E02" w:rsidP="00F75E02">
      <w:pPr>
        <w:pStyle w:val="Bibliography"/>
      </w:pPr>
      <w:r>
        <w:t xml:space="preserve">Forrest, S. W., Pagendam, D., Bode, M., Drovandi, C., Potts, J. R., Perry, J., Vanderduys, E., &amp; Hoskins, A. J. (2024). Predicting fine‐scale distributions and emergent spatiotemporal patterns from temporally dynamic step selection simulations. </w:t>
      </w:r>
      <w:r>
        <w:rPr>
          <w:i/>
          <w:iCs/>
        </w:rPr>
        <w:t>Ecography</w:t>
      </w:r>
      <w:r>
        <w:t>, e07421. https://doi.org/10.1111/ecog.07421</w:t>
      </w:r>
    </w:p>
    <w:p w14:paraId="2CA9FD22" w14:textId="77777777" w:rsidR="00F75E02" w:rsidRDefault="00F75E02" w:rsidP="00F75E02">
      <w:pPr>
        <w:pStyle w:val="Bibliography"/>
      </w:pPr>
      <w:r>
        <w:t xml:space="preserve">Fortin, D., Beyer, H. L., Boyce, M. S., Smith, D. W., Duchesne, T., &amp; Mao, J. S. (2005). Wolves Influence Elk Movements: Behavior Shapes a Trophic Cascade in Yellowstone National Park. </w:t>
      </w:r>
      <w:r>
        <w:rPr>
          <w:i/>
          <w:iCs/>
        </w:rPr>
        <w:t>Ecology</w:t>
      </w:r>
      <w:r>
        <w:t xml:space="preserve">, </w:t>
      </w:r>
      <w:r>
        <w:rPr>
          <w:i/>
          <w:iCs/>
        </w:rPr>
        <w:t>86</w:t>
      </w:r>
      <w:r>
        <w:t>(5), 1320–1330. https://doi.org/https://doi.org/10.1890/04-0953</w:t>
      </w:r>
    </w:p>
    <w:p w14:paraId="1060C983" w14:textId="77777777" w:rsidR="00F75E02" w:rsidRDefault="00F75E02" w:rsidP="00F75E02">
      <w:pPr>
        <w:pStyle w:val="Bibliography"/>
      </w:pPr>
      <w:r>
        <w:t xml:space="preserve">Fortin, D., Fortin, M.-E., Beyer, H. L., Duchesne, T., Courant, S., &amp; Dancose, K. (2009). Group-Size-Mediated Habitat Selection and Group Fusion–Fission Dynamics of Bison Under Predation Risk. </w:t>
      </w:r>
      <w:r>
        <w:rPr>
          <w:i/>
          <w:iCs/>
        </w:rPr>
        <w:t>Ecology</w:t>
      </w:r>
      <w:r>
        <w:t xml:space="preserve">, </w:t>
      </w:r>
      <w:r>
        <w:rPr>
          <w:i/>
          <w:iCs/>
        </w:rPr>
        <w:t>90</w:t>
      </w:r>
      <w:r>
        <w:t>(9), 2480–2490. https://doi.org/10.1890/08-0345.1</w:t>
      </w:r>
    </w:p>
    <w:p w14:paraId="6C1F56FE" w14:textId="77777777" w:rsidR="00F75E02" w:rsidRDefault="00F75E02" w:rsidP="00F75E02">
      <w:pPr>
        <w:pStyle w:val="Bibliography"/>
      </w:pPr>
      <w:r>
        <w:t xml:space="preserve">Frankham, R., Ballou, J. D., Briscoe, D. A., &amp; McInnes, K. H. (2002). </w:t>
      </w:r>
      <w:r>
        <w:rPr>
          <w:i/>
          <w:iCs/>
        </w:rPr>
        <w:t>Introduction to Conservation Genetics</w:t>
      </w:r>
      <w:r>
        <w:t>. Cambridge University Press. https://doi.org/10.1017/CBO9780511808999</w:t>
      </w:r>
    </w:p>
    <w:p w14:paraId="09593527" w14:textId="77777777" w:rsidR="00F75E02" w:rsidRDefault="00F75E02" w:rsidP="00F75E02">
      <w:pPr>
        <w:pStyle w:val="Bibliography"/>
      </w:pPr>
      <w:r>
        <w:t xml:space="preserve">Gumbricht, T., Wolski, P., Frost, P., &amp; McCarthy, T. S. (2004). Forecasting the Spatial Extent of the Annual Flood in the Okavango Delta, Botswana. </w:t>
      </w:r>
      <w:r>
        <w:rPr>
          <w:i/>
          <w:iCs/>
        </w:rPr>
        <w:t>Journal of Hydrology</w:t>
      </w:r>
      <w:r>
        <w:t xml:space="preserve">, </w:t>
      </w:r>
      <w:r>
        <w:rPr>
          <w:i/>
          <w:iCs/>
        </w:rPr>
        <w:t>290</w:t>
      </w:r>
      <w:r>
        <w:t>(3–4), 178–191. https://doi.org/10.1016/j.jhydrol.2003.11.010</w:t>
      </w:r>
    </w:p>
    <w:p w14:paraId="3E58DBC8" w14:textId="77777777" w:rsidR="00F75E02" w:rsidRDefault="00F75E02" w:rsidP="00F75E02">
      <w:pPr>
        <w:pStyle w:val="Bibliography"/>
      </w:pPr>
      <w:r>
        <w:t xml:space="preserve">Hanski, I. (1999). Habitat Connectivity, Habitat Continuity, and Metapopulations in Dynamic Landscapes. </w:t>
      </w:r>
      <w:r>
        <w:rPr>
          <w:i/>
          <w:iCs/>
        </w:rPr>
        <w:t>Oikos</w:t>
      </w:r>
      <w:r>
        <w:t xml:space="preserve">, </w:t>
      </w:r>
      <w:r>
        <w:rPr>
          <w:i/>
          <w:iCs/>
        </w:rPr>
        <w:t>87</w:t>
      </w:r>
      <w:r>
        <w:t>(2), 209–219. https://doi.org/10.2307/3546736</w:t>
      </w:r>
    </w:p>
    <w:p w14:paraId="71F44D7D" w14:textId="77777777" w:rsidR="00F75E02" w:rsidRDefault="00F75E02" w:rsidP="00F75E02">
      <w:pPr>
        <w:pStyle w:val="Bibliography"/>
      </w:pPr>
      <w:r>
        <w:t xml:space="preserve">Hauenstein, S., Fattebert, J., Grüebler, M. U., Naef‐Daenzer, B., Pe’er, G., &amp; Hartig, F. (2019). Calibrating an Individual‐Based Movement Model to Predict Functional Connectivity for Little Owls. </w:t>
      </w:r>
      <w:r>
        <w:rPr>
          <w:i/>
          <w:iCs/>
        </w:rPr>
        <w:t>Ecological Applications</w:t>
      </w:r>
      <w:r>
        <w:t xml:space="preserve">, </w:t>
      </w:r>
      <w:r>
        <w:rPr>
          <w:i/>
          <w:iCs/>
        </w:rPr>
        <w:t>29</w:t>
      </w:r>
      <w:r>
        <w:t>(4), e01873. https://doi.org/10.1002/eap.1873</w:t>
      </w:r>
    </w:p>
    <w:p w14:paraId="444D9957" w14:textId="77777777" w:rsidR="00F75E02" w:rsidRDefault="00F75E02" w:rsidP="00F75E02">
      <w:pPr>
        <w:pStyle w:val="Bibliography"/>
      </w:pPr>
      <w:r>
        <w:t xml:space="preserve">Hayward, M. W., &amp; Slotow, R. (2009). Temporal Partitioning of Activity in Large African Carnivores: Tests of Multiple Hypotheses. </w:t>
      </w:r>
      <w:r>
        <w:rPr>
          <w:i/>
          <w:iCs/>
        </w:rPr>
        <w:t>South African Journal of Wildlife Research</w:t>
      </w:r>
      <w:r>
        <w:t xml:space="preserve">, </w:t>
      </w:r>
      <w:r>
        <w:rPr>
          <w:i/>
          <w:iCs/>
        </w:rPr>
        <w:t>39</w:t>
      </w:r>
      <w:r>
        <w:t>(2), 109–125. https://doi.org/10.3957/056.039.0207</w:t>
      </w:r>
    </w:p>
    <w:p w14:paraId="70006BDB" w14:textId="77777777" w:rsidR="00F75E02" w:rsidRDefault="00F75E02" w:rsidP="00F75E02">
      <w:pPr>
        <w:pStyle w:val="Bibliography"/>
      </w:pPr>
      <w:r>
        <w:t xml:space="preserve">Heller, N. E., &amp; Zavaleta, E. S. (2009). Biodiversity Management in the Face of Climate Change: A Review of 22 Years of Recommendations. </w:t>
      </w:r>
      <w:r>
        <w:rPr>
          <w:i/>
          <w:iCs/>
        </w:rPr>
        <w:t>Biological Conservation</w:t>
      </w:r>
      <w:r>
        <w:t xml:space="preserve">, </w:t>
      </w:r>
      <w:r>
        <w:rPr>
          <w:i/>
          <w:iCs/>
        </w:rPr>
        <w:t>142</w:t>
      </w:r>
      <w:r>
        <w:t>(1), 14–32. https://doi.org/https://doi.org/10.1016/j.biocon.2008.10.006</w:t>
      </w:r>
    </w:p>
    <w:p w14:paraId="5B3694D0" w14:textId="77777777" w:rsidR="00F75E02" w:rsidRDefault="00F75E02" w:rsidP="00F75E02">
      <w:pPr>
        <w:pStyle w:val="Bibliography"/>
      </w:pPr>
      <w:r>
        <w:t xml:space="preserve">Hijmans, R. J., Bivand, R., Pebesma, E., &amp; Sumner, M. D. (2024). </w:t>
      </w:r>
      <w:r>
        <w:rPr>
          <w:i/>
          <w:iCs/>
        </w:rPr>
        <w:t>terra: Spatial Data Analysis</w:t>
      </w:r>
      <w:r>
        <w:t xml:space="preserve"> (Version 1.7-38) [Computer software]. https://cran.r-project.org/web/packages/terra/index.html</w:t>
      </w:r>
    </w:p>
    <w:p w14:paraId="57F7CAE6" w14:textId="77777777" w:rsidR="00F75E02" w:rsidRDefault="00F75E02" w:rsidP="00F75E02">
      <w:pPr>
        <w:pStyle w:val="Bibliography"/>
      </w:pPr>
      <w:r w:rsidRPr="00F75E02">
        <w:rPr>
          <w:lang w:val="de-CH"/>
        </w:rPr>
        <w:t xml:space="preserve">Hofmann, D. D., Behr, D. M., McNutt, J. W., Ozgul, A., &amp; Cozzi, G. (2021). </w:t>
      </w:r>
      <w:r>
        <w:t xml:space="preserve">Bound Within Boundaries: Do Protected Areas Cover Movement Corridors of Their Most Mobile, Protected Species? </w:t>
      </w:r>
      <w:r>
        <w:rPr>
          <w:i/>
          <w:iCs/>
        </w:rPr>
        <w:t>Journal of Applied Ecology</w:t>
      </w:r>
      <w:r>
        <w:t xml:space="preserve">, </w:t>
      </w:r>
      <w:r>
        <w:rPr>
          <w:i/>
          <w:iCs/>
        </w:rPr>
        <w:t>58</w:t>
      </w:r>
      <w:r>
        <w:t>(6), 1133–1144. https://doi.org/10.1111/1365-2664.13868</w:t>
      </w:r>
    </w:p>
    <w:p w14:paraId="582FC381" w14:textId="77777777" w:rsidR="00F75E02" w:rsidRDefault="00F75E02" w:rsidP="00F75E02">
      <w:pPr>
        <w:pStyle w:val="Bibliography"/>
      </w:pPr>
      <w:r>
        <w:t xml:space="preserve">Hofmann, D. D., Behr, D. M., McNutt, J. W., Ozgul, A., &amp; Cozzi, G. (2024). Dispersal and Connectivity in Increasingly Extreme Climatic Conditions. </w:t>
      </w:r>
      <w:r>
        <w:rPr>
          <w:i/>
          <w:iCs/>
        </w:rPr>
        <w:t>Global Change Biology</w:t>
      </w:r>
      <w:r>
        <w:t xml:space="preserve">, </w:t>
      </w:r>
      <w:r>
        <w:rPr>
          <w:i/>
          <w:iCs/>
        </w:rPr>
        <w:t>30</w:t>
      </w:r>
      <w:r>
        <w:t>(5), e17299. https://doi.org/10.1111/gcb.17299</w:t>
      </w:r>
    </w:p>
    <w:p w14:paraId="3B6BFF8F" w14:textId="77777777" w:rsidR="00F75E02" w:rsidRDefault="00F75E02" w:rsidP="00F75E02">
      <w:pPr>
        <w:pStyle w:val="Bibliography"/>
      </w:pPr>
      <w:r>
        <w:t xml:space="preserve">Hofmann, D. D., Cozzi, G., McNutt, J. W., Ozgul, A., &amp; Behr, D. M. (2023). A Three-Step Approach for Assessing Landscape Connectivity Via Simulated Dispersal: African Wild Dog Case Study. </w:t>
      </w:r>
      <w:r>
        <w:rPr>
          <w:i/>
          <w:iCs/>
        </w:rPr>
        <w:t>Landscape Ecology</w:t>
      </w:r>
      <w:r>
        <w:t xml:space="preserve">, </w:t>
      </w:r>
      <w:r>
        <w:rPr>
          <w:i/>
          <w:iCs/>
        </w:rPr>
        <w:t>38</w:t>
      </w:r>
      <w:r>
        <w:t>(4), 981–998. https://doi.org/10.1007/s10980-023-01602-4</w:t>
      </w:r>
    </w:p>
    <w:p w14:paraId="3937E6AB" w14:textId="77777777" w:rsidR="00F75E02" w:rsidRDefault="00F75E02" w:rsidP="00F75E02">
      <w:pPr>
        <w:pStyle w:val="Bibliography"/>
      </w:pPr>
      <w:r>
        <w:t xml:space="preserve">Kanagaraj, R., Wiegand, T., Kramer-Schadt, S., &amp; Goyal, S. P. (2013). Using Individual-Based Movement Models to Assess Inter-Patch Connectivity for Large Carnivores in Fragmented Landscapes. </w:t>
      </w:r>
      <w:r>
        <w:rPr>
          <w:i/>
          <w:iCs/>
        </w:rPr>
        <w:t>Biological Conservation</w:t>
      </w:r>
      <w:r>
        <w:t xml:space="preserve">, </w:t>
      </w:r>
      <w:r>
        <w:rPr>
          <w:i/>
          <w:iCs/>
        </w:rPr>
        <w:t>167</w:t>
      </w:r>
      <w:r>
        <w:t>, 298–309. https://doi.org/10.1016/j.biocon.2013.08.030</w:t>
      </w:r>
    </w:p>
    <w:p w14:paraId="3099002B" w14:textId="77777777" w:rsidR="00F75E02" w:rsidRDefault="00F75E02" w:rsidP="00F75E02">
      <w:pPr>
        <w:pStyle w:val="Bibliography"/>
      </w:pPr>
      <w:r>
        <w:t xml:space="preserve">Kassambara, A. (2024). </w:t>
      </w:r>
      <w:r>
        <w:rPr>
          <w:i/>
          <w:iCs/>
        </w:rPr>
        <w:t>ggpubr: “ggplot2” Based Publication Ready Plots</w:t>
      </w:r>
      <w:r>
        <w:t xml:space="preserve"> (Version 0.6.0) [Computer software]. https://cran.r-project.org/web/packages/ggpubr/index.html</w:t>
      </w:r>
    </w:p>
    <w:p w14:paraId="78A8477C" w14:textId="77777777" w:rsidR="00F75E02" w:rsidRDefault="00F75E02" w:rsidP="00F75E02">
      <w:pPr>
        <w:pStyle w:val="Bibliography"/>
      </w:pPr>
      <w:r>
        <w:lastRenderedPageBreak/>
        <w:t xml:space="preserve">Kaszta, Ż., Cushman, S. A., &amp; Slotow, R. (2021). Temporal Non-Stationarity of Path-Selection Movement Models and Connectivity: An Example of African Elephants in Kruger National Park. </w:t>
      </w:r>
      <w:r>
        <w:rPr>
          <w:i/>
          <w:iCs/>
        </w:rPr>
        <w:t>Frontiers in Ecology and Evolution</w:t>
      </w:r>
      <w:r>
        <w:t xml:space="preserve">, </w:t>
      </w:r>
      <w:r>
        <w:rPr>
          <w:i/>
          <w:iCs/>
        </w:rPr>
        <w:t>9</w:t>
      </w:r>
      <w:r>
        <w:t>, 553263. https://doi.org/10.3389/fevo.2021.553263</w:t>
      </w:r>
    </w:p>
    <w:p w14:paraId="6ACB6664" w14:textId="77777777" w:rsidR="00F75E02" w:rsidRDefault="00F75E02" w:rsidP="00F75E02">
      <w:pPr>
        <w:pStyle w:val="Bibliography"/>
      </w:pPr>
      <w:r>
        <w:t xml:space="preserve">Keeley, A. T. H., Beier, P., Creech, T., Jones, K., Jongman, R. H., Stonecipher, G., &amp; Tabor, G. M. (2019). Thirty Years of Connectivity Conservation Planning: An Assessment of Factors Influencing Plan Implementation. </w:t>
      </w:r>
      <w:r>
        <w:rPr>
          <w:i/>
          <w:iCs/>
        </w:rPr>
        <w:t>Environmental Research Letters</w:t>
      </w:r>
      <w:r>
        <w:t xml:space="preserve">, </w:t>
      </w:r>
      <w:r>
        <w:rPr>
          <w:i/>
          <w:iCs/>
        </w:rPr>
        <w:t>14</w:t>
      </w:r>
      <w:r>
        <w:t>(10), 103001. https://doi.org/10.1088/1748-9326/ab3234</w:t>
      </w:r>
    </w:p>
    <w:p w14:paraId="1823FE65" w14:textId="77777777" w:rsidR="00F75E02" w:rsidRDefault="00F75E02" w:rsidP="00F75E02">
      <w:pPr>
        <w:pStyle w:val="Bibliography"/>
      </w:pPr>
      <w:r>
        <w:t xml:space="preserve">Kubota, T., Aonashi, K., Ushio, T., Shige, S., Takayabu, Y. N., Kachi, M., Arai, Y., Tashima, T., Masaki, T., Kawamoto, N., Mega, T., Yamamoto, M. K., Hamada, A., Yamaji, M., Liu, G., &amp; Oki, R. (2020). Global Satellite Mapping of Precipitation (GSMaP) Products in the GPM Era. In V. Levizzani, C. Kidd, D. B. Kirschbaum, C. D. Kummerow, K. Nakamura, &amp; F. J. Turk (Eds.), </w:t>
      </w:r>
      <w:r>
        <w:rPr>
          <w:i/>
          <w:iCs/>
        </w:rPr>
        <w:t>Satellite Precipitation Measurement: Volume 1</w:t>
      </w:r>
      <w:r>
        <w:t xml:space="preserve"> (pp. 355–373). Springer International Publishing. https://doi.org/10.1007/978-3-030-24568-9_20</w:t>
      </w:r>
    </w:p>
    <w:p w14:paraId="37E32A1B" w14:textId="77777777" w:rsidR="00F75E02" w:rsidRDefault="00F75E02" w:rsidP="00F75E02">
      <w:pPr>
        <w:pStyle w:val="Bibliography"/>
      </w:pPr>
      <w:r>
        <w:t xml:space="preserve">MacArthur, R. H., &amp; Wilson, E. O. (2001). </w:t>
      </w:r>
      <w:r>
        <w:rPr>
          <w:i/>
          <w:iCs/>
        </w:rPr>
        <w:t>The Theory of Island Biogeography</w:t>
      </w:r>
      <w:r>
        <w:t>. Princeton University Press. https://doi.org/10.1515/9781400881376</w:t>
      </w:r>
    </w:p>
    <w:p w14:paraId="20D3173E" w14:textId="77777777" w:rsidR="00F75E02" w:rsidRDefault="00F75E02" w:rsidP="00F75E02">
      <w:pPr>
        <w:pStyle w:val="Bibliography"/>
      </w:pPr>
      <w:r>
        <w:t xml:space="preserve">Manly, B. F., McDonald, L., Thomas, D. L., McDonald, T. L., &amp; Erickson, W. P. (2007). </w:t>
      </w:r>
      <w:r>
        <w:rPr>
          <w:i/>
          <w:iCs/>
        </w:rPr>
        <w:t>Resource Selection by Animals: Statistical Design and Analysis for Field Studies</w:t>
      </w:r>
      <w:r>
        <w:t>. Springer Science &amp; Business Media.</w:t>
      </w:r>
    </w:p>
    <w:p w14:paraId="5D2F594C" w14:textId="77777777" w:rsidR="00F75E02" w:rsidRDefault="00F75E02" w:rsidP="00F75E02">
      <w:pPr>
        <w:pStyle w:val="Bibliography"/>
      </w:pPr>
      <w:r>
        <w:t xml:space="preserve">Martensen, A. C., Saura, S., &amp; Fortin, M. (2017). Spatio‐Temporal Connectivity: Assessing the Amount of Reachable Habitat in Dynamic Landscapes. </w:t>
      </w:r>
      <w:r>
        <w:rPr>
          <w:i/>
          <w:iCs/>
        </w:rPr>
        <w:t>Methods in Ecology and Evolution</w:t>
      </w:r>
      <w:r>
        <w:t xml:space="preserve">, </w:t>
      </w:r>
      <w:r>
        <w:rPr>
          <w:i/>
          <w:iCs/>
        </w:rPr>
        <w:t>8</w:t>
      </w:r>
      <w:r>
        <w:t>(10), 1253–1264. https://doi.org/10.1111/2041-210X.12799</w:t>
      </w:r>
    </w:p>
    <w:p w14:paraId="7C81A627" w14:textId="77777777" w:rsidR="00F75E02" w:rsidRDefault="00F75E02" w:rsidP="00F75E02">
      <w:pPr>
        <w:pStyle w:val="Bibliography"/>
      </w:pPr>
      <w:r>
        <w:t xml:space="preserve">Masenga, E. H., Jackson, C. R., Mjingo, E. E., Jacobson, A., Riggio, J., Lyamuya, R. D., Fyumagwa, R. D., Borner, M., &amp; Røskaft, E. (2016). Insights into Long-Distance Dispersal by African Wild Dogs in East Africa. </w:t>
      </w:r>
      <w:r>
        <w:rPr>
          <w:i/>
          <w:iCs/>
        </w:rPr>
        <w:t>African Journal of Ecology</w:t>
      </w:r>
      <w:r>
        <w:t xml:space="preserve">, </w:t>
      </w:r>
      <w:r>
        <w:rPr>
          <w:i/>
          <w:iCs/>
        </w:rPr>
        <w:t>54</w:t>
      </w:r>
      <w:r>
        <w:t>(1), 95–98. https://doi.org/10.1111/aje.12244</w:t>
      </w:r>
    </w:p>
    <w:p w14:paraId="14D01570" w14:textId="77777777" w:rsidR="00F75E02" w:rsidRDefault="00F75E02" w:rsidP="00F75E02">
      <w:pPr>
        <w:pStyle w:val="Bibliography"/>
      </w:pPr>
      <w:r>
        <w:t xml:space="preserve">McCarthy, J. M., Gumbricht, T., McCarthy, T., Frost, P., Wessels, K., &amp; Seidel, F. (2003). Flooding Patterns of the Okavango Wetland in Botswana between 1972 and 2000. </w:t>
      </w:r>
      <w:r>
        <w:rPr>
          <w:i/>
          <w:iCs/>
        </w:rPr>
        <w:t>AMBIO: A Journal of the Human Environment</w:t>
      </w:r>
      <w:r>
        <w:t xml:space="preserve">, </w:t>
      </w:r>
      <w:r>
        <w:rPr>
          <w:i/>
          <w:iCs/>
        </w:rPr>
        <w:t>32</w:t>
      </w:r>
      <w:r>
        <w:t>(7), 453–457. https://doi.org/10.1579/0044-7447-32.7.453</w:t>
      </w:r>
    </w:p>
    <w:p w14:paraId="0DD3397D" w14:textId="77777777" w:rsidR="00F75E02" w:rsidRDefault="00F75E02" w:rsidP="00F75E02">
      <w:pPr>
        <w:pStyle w:val="Bibliography"/>
      </w:pPr>
      <w:r>
        <w:t xml:space="preserve">McClure, M. L., Hansen, A. J., &amp; Inman, R. M. (2016). Connecting Models to Movements: Testing Connectivity Model Predictions Against Empirical Migration and Dispersal Data. </w:t>
      </w:r>
      <w:r>
        <w:rPr>
          <w:i/>
          <w:iCs/>
        </w:rPr>
        <w:t>Landscape Ecology</w:t>
      </w:r>
      <w:r>
        <w:t xml:space="preserve">, </w:t>
      </w:r>
      <w:r>
        <w:rPr>
          <w:i/>
          <w:iCs/>
        </w:rPr>
        <w:t>31</w:t>
      </w:r>
      <w:r>
        <w:t>(7), 1419–1432. https://doi.org/10.1007/s10980-016-0347-0</w:t>
      </w:r>
    </w:p>
    <w:p w14:paraId="7B51350B" w14:textId="77777777" w:rsidR="00F75E02" w:rsidRDefault="00F75E02" w:rsidP="00F75E02">
      <w:pPr>
        <w:pStyle w:val="Bibliography"/>
      </w:pPr>
      <w:r>
        <w:t xml:space="preserve">McNutt, J. W. (1996). Sex-Biased Dispersal in African Wild Dogs, Lycaon pictus. </w:t>
      </w:r>
      <w:r>
        <w:rPr>
          <w:i/>
          <w:iCs/>
        </w:rPr>
        <w:t>Animal Behaviour</w:t>
      </w:r>
      <w:r>
        <w:t xml:space="preserve">, </w:t>
      </w:r>
      <w:r>
        <w:rPr>
          <w:i/>
          <w:iCs/>
        </w:rPr>
        <w:t>52</w:t>
      </w:r>
      <w:r>
        <w:t>(6), 1067–1077. https://doi.org/10.1006/anbe.1996.0254</w:t>
      </w:r>
    </w:p>
    <w:p w14:paraId="756CCF85" w14:textId="77777777" w:rsidR="00F75E02" w:rsidRDefault="00F75E02" w:rsidP="00F75E02">
      <w:pPr>
        <w:pStyle w:val="Bibliography"/>
      </w:pPr>
      <w:r>
        <w:t xml:space="preserve">Mendelsohn, J. M., Vander Post, C., Ramberg, L., Murray-Hudson, M., Wolski, P., &amp; Mosepele, K. (2010). </w:t>
      </w:r>
      <w:r>
        <w:rPr>
          <w:i/>
          <w:iCs/>
        </w:rPr>
        <w:t>Okavango Delta: Floods of Life</w:t>
      </w:r>
      <w:r>
        <w:t>. RAISON.</w:t>
      </w:r>
    </w:p>
    <w:p w14:paraId="6A620A24" w14:textId="77777777" w:rsidR="00F75E02" w:rsidRDefault="00F75E02" w:rsidP="00F75E02">
      <w:pPr>
        <w:pStyle w:val="Bibliography"/>
      </w:pPr>
      <w:r>
        <w:t xml:space="preserve">Merkle, J. A., Monteith, K. L., Aikens, E. O., Hayes, M. M., Hersey, K. R., Middleton, A. D., Oates, B. A., Sawyer, H., Scurlock, B. M., &amp; Kauffman, M. J. (2016). Large Herbivores Surf Waves of Green-up During Spring. </w:t>
      </w:r>
      <w:r>
        <w:rPr>
          <w:i/>
          <w:iCs/>
        </w:rPr>
        <w:t>Proceedings of the Royal Society B: Biological Sciences</w:t>
      </w:r>
      <w:r>
        <w:t xml:space="preserve">, </w:t>
      </w:r>
      <w:r>
        <w:rPr>
          <w:i/>
          <w:iCs/>
        </w:rPr>
        <w:t>283</w:t>
      </w:r>
      <w:r>
        <w:t>(1833), 20160456. https://doi.org/10.1098/rspb.2016.0456</w:t>
      </w:r>
    </w:p>
    <w:p w14:paraId="4E2BE56A" w14:textId="77777777" w:rsidR="00F75E02" w:rsidRDefault="00F75E02" w:rsidP="00F75E02">
      <w:pPr>
        <w:pStyle w:val="Bibliography"/>
      </w:pPr>
      <w:r>
        <w:t xml:space="preserve">Morrissey, M. B., &amp; Ruxton, G. D. (2018). Multiple Regression Is Not Multiple Regressions: The Meaning of Multiple Regression and the Non-Problem of Collinearity. </w:t>
      </w:r>
      <w:r>
        <w:rPr>
          <w:i/>
          <w:iCs/>
        </w:rPr>
        <w:t>Philosophy, Theory, and Practice in Biology</w:t>
      </w:r>
      <w:r>
        <w:t xml:space="preserve">, </w:t>
      </w:r>
      <w:r>
        <w:rPr>
          <w:i/>
          <w:iCs/>
        </w:rPr>
        <w:t>10</w:t>
      </w:r>
      <w:r>
        <w:t>(20220112). https://doi.org/10.3998/ptpbio.16039257.0010.003</w:t>
      </w:r>
    </w:p>
    <w:p w14:paraId="050CE14A" w14:textId="77777777" w:rsidR="00F75E02" w:rsidRDefault="00F75E02" w:rsidP="00F75E02">
      <w:pPr>
        <w:pStyle w:val="Bibliography"/>
      </w:pPr>
      <w:r w:rsidRPr="00F75E02">
        <w:rPr>
          <w:lang w:val="de-CH"/>
        </w:rPr>
        <w:t xml:space="preserve">Muff, S., Signer, J., &amp; Fieberg, J. (2020). </w:t>
      </w:r>
      <w:r>
        <w:t xml:space="preserve">Accounting for Individual-Specific Variation in Habitat-Selection Studies: Efficient Estimation of Mixed-Effects Models Using Bayesian or Frequentist Computation. </w:t>
      </w:r>
      <w:r>
        <w:rPr>
          <w:i/>
          <w:iCs/>
        </w:rPr>
        <w:t>Journal of Animal Ecology</w:t>
      </w:r>
      <w:r>
        <w:t xml:space="preserve">, </w:t>
      </w:r>
      <w:r>
        <w:rPr>
          <w:i/>
          <w:iCs/>
        </w:rPr>
        <w:t>89</w:t>
      </w:r>
      <w:r>
        <w:t>(1), 80–92. https://doi.org/10.1111/1365-2656.13087</w:t>
      </w:r>
    </w:p>
    <w:p w14:paraId="5A2B75D3" w14:textId="77777777" w:rsidR="00F75E02" w:rsidRDefault="00F75E02" w:rsidP="00F75E02">
      <w:pPr>
        <w:pStyle w:val="Bibliography"/>
      </w:pPr>
      <w:r>
        <w:t xml:space="preserve">Mui, A. B., Caverhill, B., Johnson, B., Fortin, M.-J., &amp; He, Y. (2017). Using Multiple Metrics to Estimate Seasonal Landscape Connectivity for Blanding’s Turtles (Emydoidea blandingii) in a Fragmented Landscape. </w:t>
      </w:r>
      <w:r>
        <w:rPr>
          <w:i/>
          <w:iCs/>
        </w:rPr>
        <w:t>Landscape Ecology</w:t>
      </w:r>
      <w:r>
        <w:t xml:space="preserve">, </w:t>
      </w:r>
      <w:r>
        <w:rPr>
          <w:i/>
          <w:iCs/>
        </w:rPr>
        <w:t>32</w:t>
      </w:r>
      <w:r>
        <w:t>(3), 531–546. https://doi.org/10.1007/s10980-016-0456-9</w:t>
      </w:r>
    </w:p>
    <w:p w14:paraId="5054045B" w14:textId="77777777" w:rsidR="00F75E02" w:rsidRDefault="00F75E02" w:rsidP="00F75E02">
      <w:pPr>
        <w:pStyle w:val="Bibliography"/>
      </w:pPr>
      <w:r>
        <w:lastRenderedPageBreak/>
        <w:t xml:space="preserve">Muñoz-Sabater, J., Dutra, E., Agustí-Panareda, A., Albergel, C., Arduini, G., Balsamo, G., Boussetta, S., Choulga, M., Harrigan, S., &amp; Hersbach, H. (2021). ERA5-Land: A state-of-the-art global reanalysis dataset for land applications. </w:t>
      </w:r>
      <w:r>
        <w:rPr>
          <w:i/>
          <w:iCs/>
        </w:rPr>
        <w:t>Earth System Science Data</w:t>
      </w:r>
      <w:r>
        <w:t xml:space="preserve">, </w:t>
      </w:r>
      <w:r>
        <w:rPr>
          <w:i/>
          <w:iCs/>
        </w:rPr>
        <w:t>13</w:t>
      </w:r>
      <w:r>
        <w:t>(9), 4349–4383.</w:t>
      </w:r>
    </w:p>
    <w:p w14:paraId="4237F5B1" w14:textId="77777777" w:rsidR="00F75E02" w:rsidRDefault="00F75E02" w:rsidP="00F75E02">
      <w:pPr>
        <w:pStyle w:val="Bibliography"/>
      </w:pPr>
      <w:r>
        <w:t xml:space="preserve">Naidoo, R., Chase, M. J., Beytell, P., Du Preez, P., Landen, K., Stuart-Hill, G., &amp; Taylor, R. (2016). A Newly Discovered Wildlife Migration in Namibia and Botswana Is the Longest in Africa. </w:t>
      </w:r>
      <w:r>
        <w:rPr>
          <w:i/>
          <w:iCs/>
        </w:rPr>
        <w:t>Oryx</w:t>
      </w:r>
      <w:r>
        <w:t xml:space="preserve">, </w:t>
      </w:r>
      <w:r>
        <w:rPr>
          <w:i/>
          <w:iCs/>
        </w:rPr>
        <w:t>50</w:t>
      </w:r>
      <w:r>
        <w:t>(1), 138–146. https://doi.org/10.1017/S0030605314000222</w:t>
      </w:r>
    </w:p>
    <w:p w14:paraId="77D970F2" w14:textId="77777777" w:rsidR="00F75E02" w:rsidRDefault="00F75E02" w:rsidP="00F75E02">
      <w:pPr>
        <w:pStyle w:val="Bibliography"/>
      </w:pPr>
      <w:r>
        <w:t xml:space="preserve">O’Neill, H. M. K., Durant, S. M., &amp; Woodroffe, R. (2020). What Wild Dogs Want: Habitat Selection Differs Across Life Stages and Orders of Selection in a Wide-Ranging Carnivore. </w:t>
      </w:r>
      <w:r>
        <w:rPr>
          <w:i/>
          <w:iCs/>
        </w:rPr>
        <w:t>BMC Zoology</w:t>
      </w:r>
      <w:r>
        <w:t xml:space="preserve">, </w:t>
      </w:r>
      <w:r>
        <w:rPr>
          <w:i/>
          <w:iCs/>
        </w:rPr>
        <w:t>5</w:t>
      </w:r>
      <w:r>
        <w:t>(1). https://doi.org/10.1186/s40850-019-0050-0</w:t>
      </w:r>
    </w:p>
    <w:p w14:paraId="6BCEF876" w14:textId="77777777" w:rsidR="00F75E02" w:rsidRDefault="00F75E02" w:rsidP="00F75E02">
      <w:pPr>
        <w:pStyle w:val="Bibliography"/>
      </w:pPr>
      <w:r>
        <w:t xml:space="preserve">OpenStreetMap Contributors. (2025). </w:t>
      </w:r>
      <w:r>
        <w:rPr>
          <w:i/>
          <w:iCs/>
        </w:rPr>
        <w:t>OpenStreetMap</w:t>
      </w:r>
      <w:r>
        <w:t>. https://www.openstreetmap.org</w:t>
      </w:r>
    </w:p>
    <w:p w14:paraId="7E1EAD24" w14:textId="77777777" w:rsidR="00F75E02" w:rsidRDefault="00F75E02" w:rsidP="00F75E02">
      <w:pPr>
        <w:pStyle w:val="Bibliography"/>
      </w:pPr>
      <w:r>
        <w:t xml:space="preserve">Osipova, L., Okello, M. M., Njumbi, S. J., Ngene, S., Western, D., Hayward, M. W., &amp; Balkenhol, N. (2019). Using Step‐Selection Functions to Model Landscape Connectivity for African Elephants: Accounting for Variability Across Individuals and Seasons. </w:t>
      </w:r>
      <w:r>
        <w:rPr>
          <w:i/>
          <w:iCs/>
        </w:rPr>
        <w:t>Animal Conservation</w:t>
      </w:r>
      <w:r>
        <w:t xml:space="preserve">, </w:t>
      </w:r>
      <w:r>
        <w:rPr>
          <w:i/>
          <w:iCs/>
        </w:rPr>
        <w:t>22</w:t>
      </w:r>
      <w:r>
        <w:t>(1), 35–48. https://doi.org/10.1111/acv.12432</w:t>
      </w:r>
    </w:p>
    <w:p w14:paraId="79E53C08" w14:textId="77777777" w:rsidR="00F75E02" w:rsidRDefault="00F75E02" w:rsidP="00F75E02">
      <w:pPr>
        <w:pStyle w:val="Bibliography"/>
      </w:pPr>
      <w:r>
        <w:t xml:space="preserve">Perrin, N., &amp; Mazalov, V. (2000). Local Competition, Inbreeding, and the Evolution of Sex‐Biased Dispersal. </w:t>
      </w:r>
      <w:r>
        <w:rPr>
          <w:i/>
          <w:iCs/>
        </w:rPr>
        <w:t>The American Naturalist</w:t>
      </w:r>
      <w:r>
        <w:t xml:space="preserve">, </w:t>
      </w:r>
      <w:r>
        <w:rPr>
          <w:i/>
          <w:iCs/>
        </w:rPr>
        <w:t>155</w:t>
      </w:r>
      <w:r>
        <w:t>(1), 116–127. https://doi.org/10.1086/303296</w:t>
      </w:r>
    </w:p>
    <w:p w14:paraId="6A3CE5C8" w14:textId="77777777" w:rsidR="00F75E02" w:rsidRDefault="00F75E02" w:rsidP="00F75E02">
      <w:pPr>
        <w:pStyle w:val="Bibliography"/>
      </w:pPr>
      <w:r>
        <w:t xml:space="preserve">Potts, J. R., &amp; Börger, L. (2023). How to Scale up from Animal Movement Decisions to Spatiotemporal Patterns: An Approach Via Step Selection. </w:t>
      </w:r>
      <w:r>
        <w:rPr>
          <w:i/>
          <w:iCs/>
        </w:rPr>
        <w:t>Journal of Animal Ecology</w:t>
      </w:r>
      <w:r>
        <w:t xml:space="preserve">, </w:t>
      </w:r>
      <w:r>
        <w:rPr>
          <w:i/>
          <w:iCs/>
        </w:rPr>
        <w:t>92</w:t>
      </w:r>
      <w:r>
        <w:t>(1), 16–29. https://doi.org/10.1111/1365-2656.13832</w:t>
      </w:r>
    </w:p>
    <w:p w14:paraId="3D4812A2" w14:textId="77777777" w:rsidR="00F75E02" w:rsidRDefault="00F75E02" w:rsidP="00F75E02">
      <w:pPr>
        <w:pStyle w:val="Bibliography"/>
      </w:pPr>
      <w:r>
        <w:t xml:space="preserve">Puy, A., &amp; Saltelli, A. (2022). </w:t>
      </w:r>
      <w:r>
        <w:rPr>
          <w:i/>
          <w:iCs/>
        </w:rPr>
        <w:t>Mind the Hubris: Complexity Can Misfire</w:t>
      </w:r>
      <w:r>
        <w:t xml:space="preserve"> (arXiv:2207.12230). arXiv. http://arxiv.org/abs/2207.12230</w:t>
      </w:r>
    </w:p>
    <w:p w14:paraId="10FF96B0" w14:textId="77777777" w:rsidR="00F75E02" w:rsidRDefault="00F75E02" w:rsidP="00F75E02">
      <w:pPr>
        <w:pStyle w:val="Bibliography"/>
      </w:pPr>
      <w:r>
        <w:t xml:space="preserve">R Core Team. (2025). </w:t>
      </w:r>
      <w:r>
        <w:rPr>
          <w:i/>
          <w:iCs/>
        </w:rPr>
        <w:t>R: A Language and Environment for Statistical Computing</w:t>
      </w:r>
      <w:r>
        <w:t xml:space="preserve"> [Manual]. R Foundation for Statistical Computing. https://www.R-project.org/</w:t>
      </w:r>
    </w:p>
    <w:p w14:paraId="38449C81" w14:textId="77777777" w:rsidR="00F75E02" w:rsidRDefault="00F75E02" w:rsidP="00F75E02">
      <w:pPr>
        <w:pStyle w:val="Bibliography"/>
      </w:pPr>
      <w:r>
        <w:t xml:space="preserve">Rabaiotti, D., &amp; Woodroffe, R. (2019). Coping with Climate Change: Limited Behavioral Responses to Hot Weather in a Tropical Carnivore. </w:t>
      </w:r>
      <w:r>
        <w:rPr>
          <w:i/>
          <w:iCs/>
        </w:rPr>
        <w:t>Oecologia</w:t>
      </w:r>
      <w:r>
        <w:t xml:space="preserve">, </w:t>
      </w:r>
      <w:r>
        <w:rPr>
          <w:i/>
          <w:iCs/>
        </w:rPr>
        <w:t>189</w:t>
      </w:r>
      <w:r>
        <w:t>(3), 587–599. https://doi.org/10.1007/s00442-018-04329-1</w:t>
      </w:r>
    </w:p>
    <w:p w14:paraId="3B34CE0A" w14:textId="77777777" w:rsidR="00F75E02" w:rsidRDefault="00F75E02" w:rsidP="00F75E02">
      <w:pPr>
        <w:pStyle w:val="Bibliography"/>
      </w:pPr>
      <w:r>
        <w:t xml:space="preserve">Ramberg, L., Hancock, P., Lindholm, M., Meyer, T., Ringrose, S., Sliva, J., Van As, J., &amp; Vander Post, C. (2006). Species Diversity of the Okavango Delta, Botswana. </w:t>
      </w:r>
      <w:r>
        <w:rPr>
          <w:i/>
          <w:iCs/>
        </w:rPr>
        <w:t>Aquatic Sciences</w:t>
      </w:r>
      <w:r>
        <w:t xml:space="preserve">, </w:t>
      </w:r>
      <w:r>
        <w:rPr>
          <w:i/>
          <w:iCs/>
        </w:rPr>
        <w:t>68</w:t>
      </w:r>
      <w:r>
        <w:t>(3), 310–337. https://doi.org/10.1007/s00027-006-0857-y</w:t>
      </w:r>
    </w:p>
    <w:p w14:paraId="73D132EA" w14:textId="77777777" w:rsidR="00F75E02" w:rsidRDefault="00F75E02" w:rsidP="00F75E02">
      <w:pPr>
        <w:pStyle w:val="Bibliography"/>
      </w:pPr>
      <w:r w:rsidRPr="00F75E02">
        <w:rPr>
          <w:lang w:val="de-CH"/>
        </w:rPr>
        <w:t xml:space="preserve">Rasmussen, G. S. A., &amp; Macdonald, D. W. (2012). </w:t>
      </w:r>
      <w:r>
        <w:t xml:space="preserve">Masking of the Zeitgeber: African Wild Dogs Mitigate Persecution by Balancing Time. </w:t>
      </w:r>
      <w:r>
        <w:rPr>
          <w:i/>
          <w:iCs/>
        </w:rPr>
        <w:t>Journal of Zoology</w:t>
      </w:r>
      <w:r>
        <w:t xml:space="preserve">, </w:t>
      </w:r>
      <w:r>
        <w:rPr>
          <w:i/>
          <w:iCs/>
        </w:rPr>
        <w:t>286</w:t>
      </w:r>
      <w:r>
        <w:t>(3), 232–242. https://doi.org/10.1111/j.1469-7998.2011.00874.x</w:t>
      </w:r>
    </w:p>
    <w:p w14:paraId="3B9B40AE" w14:textId="77777777" w:rsidR="00F75E02" w:rsidRDefault="00F75E02" w:rsidP="00F75E02">
      <w:pPr>
        <w:pStyle w:val="Bibliography"/>
      </w:pPr>
      <w:r>
        <w:t xml:space="preserve">Rudnick, D. A., Ryan, S. J., Beier, P., Cushman, S. A., Dieffenbach, F., Epps, C. W., Gerber, L. R., Hartter, J., Jenness, J. S., Kintsch, J., Merenlender, A. M., Perkl, R. M., Preziosi, D. V., &amp; Trombulak, S. C. (2012). The Role of Landscape Connectivity in Planning and Implementing Conservation and Restoration Priorities. In </w:t>
      </w:r>
      <w:r>
        <w:rPr>
          <w:i/>
          <w:iCs/>
        </w:rPr>
        <w:t>Issues in Ecology</w:t>
      </w:r>
      <w:r>
        <w:t xml:space="preserve"> (Issue 16, pp. 1–23).</w:t>
      </w:r>
    </w:p>
    <w:p w14:paraId="4E0D2ED9" w14:textId="77777777" w:rsidR="00F75E02" w:rsidRDefault="00F75E02" w:rsidP="00F75E02">
      <w:pPr>
        <w:pStyle w:val="Bibliography"/>
      </w:pPr>
      <w:r>
        <w:t xml:space="preserve">Rumiano, F., Wielgus, E., Miguel, E., Chamaillé-Jammes, S., Valls-Fox, H., Cornélis, D., Garine-Wichatitsky, M. D., Fritz, H., Caron, A., &amp; Tran, A. (2020). Remote Sensing of Environmental Drivers Influencing the Movement Ecology of Sympatric Wild and Domestic Ungulates in Semi-Arid Savannas, a Review. </w:t>
      </w:r>
      <w:r>
        <w:rPr>
          <w:i/>
          <w:iCs/>
        </w:rPr>
        <w:t>Remote Sensing</w:t>
      </w:r>
      <w:r>
        <w:t xml:space="preserve">, </w:t>
      </w:r>
      <w:r>
        <w:rPr>
          <w:i/>
          <w:iCs/>
        </w:rPr>
        <w:t>12</w:t>
      </w:r>
      <w:r>
        <w:t>(19), 3218. https://doi.org/10.3390/rs12193218</w:t>
      </w:r>
    </w:p>
    <w:p w14:paraId="6ACB1A4A" w14:textId="77777777" w:rsidR="00F75E02" w:rsidRDefault="00F75E02" w:rsidP="00F75E02">
      <w:pPr>
        <w:pStyle w:val="Bibliography"/>
      </w:pPr>
      <w:r>
        <w:t xml:space="preserve">Sandoval‐Seres, E., Moyo, W., Madhlamoto, D., Madzikanda, H., Blinston, P., Kotze, R., Van Der Meer, E., &amp; Loveridge, A. (2022). Long‐Distance African Wild Dog Dispersal Within the Kavango-Zambezi Transfrontier Conservation Area. </w:t>
      </w:r>
      <w:r>
        <w:rPr>
          <w:i/>
          <w:iCs/>
        </w:rPr>
        <w:t>African Journal of Ecology</w:t>
      </w:r>
      <w:r>
        <w:t xml:space="preserve">, </w:t>
      </w:r>
      <w:r>
        <w:rPr>
          <w:i/>
          <w:iCs/>
        </w:rPr>
        <w:t>60</w:t>
      </w:r>
      <w:r>
        <w:t>(4), 1262–1266. https://doi.org/10.1111/aje.13065</w:t>
      </w:r>
    </w:p>
    <w:p w14:paraId="0CBC7276" w14:textId="77777777" w:rsidR="00F75E02" w:rsidRDefault="00F75E02" w:rsidP="00F75E02">
      <w:pPr>
        <w:pStyle w:val="Bibliography"/>
      </w:pPr>
      <w:r>
        <w:t xml:space="preserve">Serneels, S., &amp; Lambin, E. F. (2001). Impact of Land-Use Changes on the Wildebeest Migration in the Northern Part of the Serengeti–Mara Ecosystem. </w:t>
      </w:r>
      <w:r>
        <w:rPr>
          <w:i/>
          <w:iCs/>
        </w:rPr>
        <w:t>Journal of Biogeography</w:t>
      </w:r>
      <w:r>
        <w:t xml:space="preserve">, </w:t>
      </w:r>
      <w:r>
        <w:rPr>
          <w:i/>
          <w:iCs/>
        </w:rPr>
        <w:t>28</w:t>
      </w:r>
      <w:r>
        <w:t>(3), 391–407. https://doi.org/10.1046/j.1365-2699.2001.00557.x</w:t>
      </w:r>
    </w:p>
    <w:p w14:paraId="347FC9CC" w14:textId="77777777" w:rsidR="00F75E02" w:rsidRPr="00F75E02" w:rsidRDefault="00F75E02" w:rsidP="00F75E02">
      <w:pPr>
        <w:pStyle w:val="Bibliography"/>
        <w:rPr>
          <w:lang w:val="de-CH"/>
        </w:rPr>
      </w:pPr>
      <w:r>
        <w:lastRenderedPageBreak/>
        <w:t xml:space="preserve">Signer, J., Fieberg, J., &amp; Avgar, T. (2017). Estimating Utilization Distributions from Fitted Step-Selection Functions. </w:t>
      </w:r>
      <w:r w:rsidRPr="00F75E02">
        <w:rPr>
          <w:i/>
          <w:iCs/>
          <w:lang w:val="de-CH"/>
        </w:rPr>
        <w:t>Ecosphere</w:t>
      </w:r>
      <w:r w:rsidRPr="00F75E02">
        <w:rPr>
          <w:lang w:val="de-CH"/>
        </w:rPr>
        <w:t xml:space="preserve">, </w:t>
      </w:r>
      <w:r w:rsidRPr="00F75E02">
        <w:rPr>
          <w:i/>
          <w:iCs/>
          <w:lang w:val="de-CH"/>
        </w:rPr>
        <w:t>8</w:t>
      </w:r>
      <w:r w:rsidRPr="00F75E02">
        <w:rPr>
          <w:lang w:val="de-CH"/>
        </w:rPr>
        <w:t>(4), e01771. https://doi.org/10.1002/ecs2.1771</w:t>
      </w:r>
    </w:p>
    <w:p w14:paraId="256D620A" w14:textId="77777777" w:rsidR="00F75E02" w:rsidRDefault="00F75E02" w:rsidP="00F75E02">
      <w:pPr>
        <w:pStyle w:val="Bibliography"/>
      </w:pPr>
      <w:r w:rsidRPr="00F75E02">
        <w:rPr>
          <w:lang w:val="de-CH"/>
        </w:rPr>
        <w:t xml:space="preserve">Signer, J., Fieberg, J., Reineking, B., Schlägel, U. E., Smith, B. J., Balkenhol, N., &amp; Avgar, T. (2024). </w:t>
      </w:r>
      <w:r>
        <w:t xml:space="preserve">Simulating Animal Space Use from Fitted Integrated Step-Selection Functions. </w:t>
      </w:r>
      <w:r>
        <w:rPr>
          <w:i/>
          <w:iCs/>
        </w:rPr>
        <w:t>Methods in Ecology and Evolution</w:t>
      </w:r>
      <w:r>
        <w:t xml:space="preserve">, </w:t>
      </w:r>
      <w:r>
        <w:rPr>
          <w:i/>
          <w:iCs/>
        </w:rPr>
        <w:t>15</w:t>
      </w:r>
      <w:r>
        <w:t>(1), 43–50. https://doi.org/10.1111/2041-210X.14263</w:t>
      </w:r>
    </w:p>
    <w:p w14:paraId="7056E5AF" w14:textId="77777777" w:rsidR="00F75E02" w:rsidRDefault="00F75E02" w:rsidP="00F75E02">
      <w:pPr>
        <w:pStyle w:val="Bibliography"/>
      </w:pPr>
      <w:r>
        <w:t xml:space="preserve">Simpkins, C. E., &amp; Perry, G. L. W. (2017). Understanding the Impacts of Temporal Variability on Estimates of Landscape Connectivity. </w:t>
      </w:r>
      <w:r>
        <w:rPr>
          <w:i/>
          <w:iCs/>
        </w:rPr>
        <w:t>Ecological Indicators</w:t>
      </w:r>
      <w:r>
        <w:t xml:space="preserve">, </w:t>
      </w:r>
      <w:r>
        <w:rPr>
          <w:i/>
          <w:iCs/>
        </w:rPr>
        <w:t>83</w:t>
      </w:r>
      <w:r>
        <w:t>, 243–248. https://doi.org/10.1016/j.ecolind.2017.08.008</w:t>
      </w:r>
    </w:p>
    <w:p w14:paraId="50B6526D" w14:textId="77777777" w:rsidR="00F75E02" w:rsidRDefault="00F75E02" w:rsidP="00F75E02">
      <w:pPr>
        <w:pStyle w:val="Bibliography"/>
      </w:pPr>
      <w:r>
        <w:t xml:space="preserve">Śmielak, M. K. (2023). Biologically Meaningful Moonlight Measures and Their Application in Ecological Research. </w:t>
      </w:r>
      <w:r>
        <w:rPr>
          <w:i/>
          <w:iCs/>
        </w:rPr>
        <w:t>Behavioral Ecology and Sociobiology</w:t>
      </w:r>
      <w:r>
        <w:t xml:space="preserve">, </w:t>
      </w:r>
      <w:r>
        <w:rPr>
          <w:i/>
          <w:iCs/>
        </w:rPr>
        <w:t>77</w:t>
      </w:r>
      <w:r>
        <w:t>(2), 21. https://doi.org/10.1007/s00265-022-03287-2</w:t>
      </w:r>
    </w:p>
    <w:p w14:paraId="7D84F024" w14:textId="77777777" w:rsidR="00F75E02" w:rsidRDefault="00F75E02" w:rsidP="00F75E02">
      <w:pPr>
        <w:pStyle w:val="Bibliography"/>
      </w:pPr>
      <w:r>
        <w:t xml:space="preserve">Taylor, P. D., Fahrig, L., Henein, K., &amp; Merriam, G. (1993). Connectivity Is a Vital Element of Landscape Structure. </w:t>
      </w:r>
      <w:r>
        <w:rPr>
          <w:i/>
          <w:iCs/>
        </w:rPr>
        <w:t>Oikos</w:t>
      </w:r>
      <w:r>
        <w:t xml:space="preserve">, </w:t>
      </w:r>
      <w:r>
        <w:rPr>
          <w:i/>
          <w:iCs/>
        </w:rPr>
        <w:t>68</w:t>
      </w:r>
      <w:r>
        <w:t>(3), 571–573. JSTOR. https://doi.org/10.2307/3544927</w:t>
      </w:r>
    </w:p>
    <w:p w14:paraId="6FFD9F65" w14:textId="77777777" w:rsidR="00F75E02" w:rsidRDefault="00F75E02" w:rsidP="00F75E02">
      <w:pPr>
        <w:pStyle w:val="Bibliography"/>
      </w:pPr>
      <w:r>
        <w:t xml:space="preserve">Toth, C., &amp; Jóźków, G. (2016). Remote Sensing Platforms and Sensors: A Survey. </w:t>
      </w:r>
      <w:r>
        <w:rPr>
          <w:i/>
          <w:iCs/>
        </w:rPr>
        <w:t>ISPRS Journal of Photogrammetry and Remote Sensing, Theme Issue “State-of-the-Art in Photogrammetry, Remote Sensing and Spatial Information Science,”</w:t>
      </w:r>
      <w:r>
        <w:t xml:space="preserve"> </w:t>
      </w:r>
      <w:r>
        <w:rPr>
          <w:i/>
          <w:iCs/>
        </w:rPr>
        <w:t>115</w:t>
      </w:r>
      <w:r>
        <w:t>, 22–36. https://doi.org/10.1016/j.isprsjprs.2015.10.004</w:t>
      </w:r>
    </w:p>
    <w:p w14:paraId="6FD8CB84" w14:textId="77777777" w:rsidR="00F75E02" w:rsidRDefault="00F75E02" w:rsidP="00F75E02">
      <w:pPr>
        <w:pStyle w:val="Bibliography"/>
      </w:pPr>
      <w:r>
        <w:t xml:space="preserve">Turchin, P. (1998). </w:t>
      </w:r>
      <w:r>
        <w:rPr>
          <w:i/>
          <w:iCs/>
        </w:rPr>
        <w:t>Quantitative Analysis of Movement: Measuring and Modeling Population Redistribution in Animals and Plants</w:t>
      </w:r>
      <w:r>
        <w:t>. Sinauer Associates.</w:t>
      </w:r>
    </w:p>
    <w:p w14:paraId="6B048175" w14:textId="77777777" w:rsidR="00F75E02" w:rsidRDefault="00F75E02" w:rsidP="00F75E02">
      <w:pPr>
        <w:pStyle w:val="Bibliography"/>
      </w:pPr>
      <w:r>
        <w:t xml:space="preserve">Unnithan Kumar, S., Kaszta, Ż., &amp; Cushman, S. A. (2022). Pathwalker: A New Individual-Based Movement Model for Conservation Science and Connectivity Modelling. </w:t>
      </w:r>
      <w:r>
        <w:rPr>
          <w:i/>
          <w:iCs/>
        </w:rPr>
        <w:t>ISPRS International Journal of Geo-Information</w:t>
      </w:r>
      <w:r>
        <w:t xml:space="preserve">, </w:t>
      </w:r>
      <w:r>
        <w:rPr>
          <w:i/>
          <w:iCs/>
        </w:rPr>
        <w:t>11</w:t>
      </w:r>
      <w:r>
        <w:t>(6), 329. https://doi.org/10.3390/ijgi11060329</w:t>
      </w:r>
    </w:p>
    <w:p w14:paraId="26E7651C" w14:textId="77777777" w:rsidR="00F75E02" w:rsidRDefault="00F75E02" w:rsidP="00F75E02">
      <w:pPr>
        <w:pStyle w:val="Bibliography"/>
      </w:pPr>
      <w:r>
        <w:t xml:space="preserve">Vanhove, J. (2021). Collinearity Isn’t a Disease That Needs Curing. </w:t>
      </w:r>
      <w:r>
        <w:rPr>
          <w:i/>
          <w:iCs/>
        </w:rPr>
        <w:t>Meta-Psychology</w:t>
      </w:r>
      <w:r>
        <w:t>, 11.</w:t>
      </w:r>
    </w:p>
    <w:p w14:paraId="161EA38A" w14:textId="77777777" w:rsidR="00F75E02" w:rsidRDefault="00F75E02" w:rsidP="00F75E02">
      <w:pPr>
        <w:pStyle w:val="Bibliography"/>
      </w:pPr>
      <w:r>
        <w:t xml:space="preserve">Wickham, H., Chang, W., Henry, L., Pedersen, T. L., Takahashi, K., Wilke, C., Woo, K., Yutani, H., Dunnington, D., Posit, &amp; PBC. (2024). </w:t>
      </w:r>
      <w:r>
        <w:rPr>
          <w:i/>
          <w:iCs/>
        </w:rPr>
        <w:t>ggplot2: Create Elegant Data Visualisations Using the Grammar of Graphics</w:t>
      </w:r>
      <w:r>
        <w:t xml:space="preserve"> (Version 3.4.3) [Computer software]. https://cran.r-project.org/web/packages/ggplot2/index.html</w:t>
      </w:r>
    </w:p>
    <w:p w14:paraId="307499BC" w14:textId="77777777" w:rsidR="00F75E02" w:rsidRDefault="00F75E02" w:rsidP="00F75E02">
      <w:pPr>
        <w:pStyle w:val="Bibliography"/>
      </w:pPr>
      <w:r>
        <w:t xml:space="preserve">Wilson, B. H., &amp; Dincer, T. (1976). An Introduction to the Hydrology and Hydrography of the Okavango Delta. Presented at the Symposium on the Okavango Delta and Its Future Utilization; Gaborone (Botswana); 30 Aug 1976. </w:t>
      </w:r>
      <w:r>
        <w:rPr>
          <w:i/>
          <w:iCs/>
        </w:rPr>
        <w:t>Proceedings of the Symposium on the Okavango Delta and Its Future Utilization, Barone, Botswana</w:t>
      </w:r>
      <w:r>
        <w:t>.</w:t>
      </w:r>
    </w:p>
    <w:p w14:paraId="043A8868" w14:textId="77777777" w:rsidR="00F75E02" w:rsidRDefault="00F75E02" w:rsidP="00F75E02">
      <w:pPr>
        <w:pStyle w:val="Bibliography"/>
      </w:pPr>
      <w:r>
        <w:t xml:space="preserve">Wolski, P., Murray-Hudson, M., Thito, K., &amp; Cassidy, L. (2017). Keeping It Simple: Monitoring Flood Extent in Large Data-Poor Wetlands Using MODIS SWIR Data. </w:t>
      </w:r>
      <w:r>
        <w:rPr>
          <w:i/>
          <w:iCs/>
        </w:rPr>
        <w:t>International Journal of Applied Earth Observation and Geoinformation</w:t>
      </w:r>
      <w:r>
        <w:t xml:space="preserve">, </w:t>
      </w:r>
      <w:r>
        <w:rPr>
          <w:i/>
          <w:iCs/>
        </w:rPr>
        <w:t>57</w:t>
      </w:r>
      <w:r>
        <w:t>, 224–234. https://doi.org/10.1016/j.jag.2017.01.005</w:t>
      </w:r>
    </w:p>
    <w:p w14:paraId="548FBFB8" w14:textId="77777777" w:rsidR="00F75E02" w:rsidRDefault="00F75E02" w:rsidP="00F75E02">
      <w:pPr>
        <w:pStyle w:val="Bibliography"/>
      </w:pPr>
      <w:r>
        <w:t xml:space="preserve">Woodroffe, R. (2011). Ranging Behaviour of African Wild Dog Packs in a Human-Dominated Landscape: Ranging Behaviour of African Wild Dogs. </w:t>
      </w:r>
      <w:r>
        <w:rPr>
          <w:i/>
          <w:iCs/>
        </w:rPr>
        <w:t>Journal of Zoology</w:t>
      </w:r>
      <w:r>
        <w:t xml:space="preserve">, </w:t>
      </w:r>
      <w:r>
        <w:rPr>
          <w:i/>
          <w:iCs/>
        </w:rPr>
        <w:t>283</w:t>
      </w:r>
      <w:r>
        <w:t>(2), 88–97. https://doi.org/10.1111/j.1469-7998.2010.00747.x</w:t>
      </w:r>
    </w:p>
    <w:p w14:paraId="29BAC9B1" w14:textId="77777777" w:rsidR="00F75E02" w:rsidRDefault="00F75E02" w:rsidP="00F75E02">
      <w:pPr>
        <w:pStyle w:val="Bibliography"/>
      </w:pPr>
      <w:r>
        <w:t xml:space="preserve">Woodroffe, R., Rabaiotti, D., Ngatia, D. K., Smallwood, T. R. C., Strebel, S., &amp; O’Neill, H. M. K. (2020). Dispersal Behaviour of African Wild Dogs in Kenya. </w:t>
      </w:r>
      <w:r>
        <w:rPr>
          <w:i/>
          <w:iCs/>
        </w:rPr>
        <w:t>African Journal of Ecology</w:t>
      </w:r>
      <w:r>
        <w:t xml:space="preserve">, </w:t>
      </w:r>
      <w:r>
        <w:rPr>
          <w:i/>
          <w:iCs/>
        </w:rPr>
        <w:t>58</w:t>
      </w:r>
      <w:r>
        <w:t>(1), 46–57. https://doi.org/10.1111/aje.12689</w:t>
      </w:r>
    </w:p>
    <w:p w14:paraId="7DD84897" w14:textId="77777777" w:rsidR="00F75E02" w:rsidRDefault="00F75E02" w:rsidP="00F75E02">
      <w:pPr>
        <w:pStyle w:val="Bibliography"/>
      </w:pPr>
      <w:r>
        <w:t xml:space="preserve">Xiong, J., Thenkabail, P., Tilton, J., Gumma, M., Teluguntla, P., Oliphant, A., Congalton, R., Yadav, K., &amp; Gorelick, N. (2017). Nominal 30-m Cropland Extent Map of Continental Africa by Integrating Pixel-Based and Object-Based Algorithms Using Sentinel-2 and Landsat-8 Data on Google Earth Engine. </w:t>
      </w:r>
      <w:r>
        <w:rPr>
          <w:i/>
          <w:iCs/>
        </w:rPr>
        <w:t>Remote Sensing</w:t>
      </w:r>
      <w:r>
        <w:t xml:space="preserve">, </w:t>
      </w:r>
      <w:r>
        <w:rPr>
          <w:i/>
          <w:iCs/>
        </w:rPr>
        <w:t>9</w:t>
      </w:r>
      <w:r>
        <w:t>(10), 1065. https://doi.org/https://doi.org/10.3390/rs9101065</w:t>
      </w:r>
    </w:p>
    <w:p w14:paraId="6D65B905" w14:textId="77777777" w:rsidR="00F75E02" w:rsidRDefault="00F75E02" w:rsidP="00F75E02">
      <w:pPr>
        <w:pStyle w:val="Bibliography"/>
      </w:pPr>
      <w:r>
        <w:t xml:space="preserve">Yamazaki, D., Ikeshima, D., Sosa, J., Bates, P. D., Allen, G., &amp; Pavelsky, T. (2019). MERIT HYDRO: A High‐Resolution Global Hydrography Map Based on Latest Topography Datasets. </w:t>
      </w:r>
      <w:r>
        <w:rPr>
          <w:i/>
          <w:iCs/>
        </w:rPr>
        <w:t>Water Resources Research</w:t>
      </w:r>
      <w:r>
        <w:t>. https://doi.org/10.1029/2019WR024873</w:t>
      </w:r>
    </w:p>
    <w:p w14:paraId="7277F1DE" w14:textId="77777777" w:rsidR="00F75E02" w:rsidRDefault="00F75E02" w:rsidP="00F75E02">
      <w:pPr>
        <w:pStyle w:val="Bibliography"/>
      </w:pPr>
      <w:r>
        <w:lastRenderedPageBreak/>
        <w:t xml:space="preserve">Zeller, K. A., Jennings, M. K., Vickers, T. W., Ernest, H. B., Cushman, S. A., &amp; Boyce, W. M. (2018). Are All Data Types and Connectivity Models Created Equal? Validating Common Connectivity Approaches with Dispersal Data. </w:t>
      </w:r>
      <w:r>
        <w:rPr>
          <w:i/>
          <w:iCs/>
        </w:rPr>
        <w:t>Diversity and Distributions</w:t>
      </w:r>
      <w:r>
        <w:t xml:space="preserve">, </w:t>
      </w:r>
      <w:r>
        <w:rPr>
          <w:i/>
          <w:iCs/>
        </w:rPr>
        <w:t>24</w:t>
      </w:r>
      <w:r>
        <w:t>(7), 868–879. https://doi.org/10.1111/ddi.12742</w:t>
      </w:r>
    </w:p>
    <w:p w14:paraId="7E86D7FE" w14:textId="77777777" w:rsidR="00F75E02" w:rsidRDefault="00F75E02" w:rsidP="00F75E02">
      <w:pPr>
        <w:pStyle w:val="Bibliography"/>
      </w:pPr>
      <w:r>
        <w:t xml:space="preserve">Zeller, K. A., Lewison, R., Fletcher, R., Tulbure, M., &amp; Jennings, M. (2020). Understanding the Importance of Dynamic Landscape Connectivity. </w:t>
      </w:r>
      <w:r>
        <w:rPr>
          <w:i/>
          <w:iCs/>
        </w:rPr>
        <w:t>Land</w:t>
      </w:r>
      <w:r>
        <w:t xml:space="preserve">, </w:t>
      </w:r>
      <w:r>
        <w:rPr>
          <w:i/>
          <w:iCs/>
        </w:rPr>
        <w:t>9</w:t>
      </w:r>
      <w:r>
        <w:t>(9), 303. https://doi.org/10.3390/land9090303</w:t>
      </w:r>
    </w:p>
    <w:p w14:paraId="16191F57" w14:textId="77777777" w:rsidR="00F75E02" w:rsidRDefault="00F75E02" w:rsidP="00F75E02">
      <w:pPr>
        <w:pStyle w:val="Bibliography"/>
      </w:pPr>
      <w:r>
        <w:t xml:space="preserve">Zeller, K. A., McGarigal, K., &amp; Whiteley, A. R. (2012). Estimating Landscape Resistance to Movement: A Review. </w:t>
      </w:r>
      <w:r>
        <w:rPr>
          <w:i/>
          <w:iCs/>
        </w:rPr>
        <w:t>Landscape Ecology</w:t>
      </w:r>
      <w:r>
        <w:t xml:space="preserve">, </w:t>
      </w:r>
      <w:r>
        <w:rPr>
          <w:i/>
          <w:iCs/>
        </w:rPr>
        <w:t>27</w:t>
      </w:r>
      <w:r>
        <w:t>(6), 777–797. https://doi.org/https://doi.org/10.1007%2Fs10980-012-9737-0</w:t>
      </w:r>
    </w:p>
    <w:p w14:paraId="5CD40E04" w14:textId="77777777" w:rsidR="00F75E02" w:rsidRDefault="00F75E02" w:rsidP="00F75E02">
      <w:pPr>
        <w:pStyle w:val="Bibliography"/>
      </w:pPr>
      <w:r>
        <w:t xml:space="preserve">Zeller, K. A., Wattles, D. W., Bauder, J. M., &amp; DeStefano, S. (2020). Forecasting Seasonal Habitat Connectivity in a Developing Landscape. </w:t>
      </w:r>
      <w:r>
        <w:rPr>
          <w:i/>
          <w:iCs/>
        </w:rPr>
        <w:t>Land</w:t>
      </w:r>
      <w:r>
        <w:t xml:space="preserve">, </w:t>
      </w:r>
      <w:r>
        <w:rPr>
          <w:i/>
          <w:iCs/>
        </w:rPr>
        <w:t>9</w:t>
      </w:r>
      <w:r>
        <w:t>(7), 233. https://doi.org/10.3390/land9070233</w:t>
      </w:r>
    </w:p>
    <w:p w14:paraId="7488FFBE" w14:textId="542C0E06" w:rsidR="003010BA" w:rsidRPr="00A53D34" w:rsidRDefault="00322795" w:rsidP="0061664B">
      <w:pPr>
        <w:ind w:left="284" w:hanging="284"/>
      </w:pPr>
      <w:r>
        <w:fldChar w:fldCharType="end"/>
      </w:r>
    </w:p>
    <w:sectPr w:rsidR="003010BA" w:rsidRPr="00A53D34" w:rsidSect="00DC1A27">
      <w:footerReference w:type="even" r:id="rId19"/>
      <w:footerReference w:type="default" r:id="rId20"/>
      <w:headerReference w:type="first" r:id="rId21"/>
      <w:pgSz w:w="11905" w:h="16840"/>
      <w:pgMar w:top="1446" w:right="990" w:bottom="993" w:left="993" w:header="567" w:footer="553"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75AEF" w14:textId="77777777" w:rsidR="0095687F" w:rsidRPr="0060549E" w:rsidRDefault="0095687F" w:rsidP="0061664B">
      <w:r w:rsidRPr="0060549E">
        <w:separator/>
      </w:r>
    </w:p>
  </w:endnote>
  <w:endnote w:type="continuationSeparator" w:id="0">
    <w:p w14:paraId="195AFEE0" w14:textId="77777777" w:rsidR="0095687F" w:rsidRPr="0060549E" w:rsidRDefault="0095687F" w:rsidP="0061664B">
      <w:r w:rsidRPr="006054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F421" w14:textId="77777777" w:rsidR="002E4BD2" w:rsidRPr="0060549E" w:rsidRDefault="002E4BD2" w:rsidP="0061664B">
    <w:r w:rsidRPr="0060549E">
      <w:rPr>
        <w:noProof/>
        <w:lang w:eastAsia="en-GB"/>
      </w:rPr>
      <w:drawing>
        <wp:anchor distT="0" distB="0" distL="114300" distR="114300" simplePos="0" relativeHeight="251658240" behindDoc="0" locked="0" layoutInCell="1" allowOverlap="0" wp14:anchorId="46BCD157" wp14:editId="54B7D8D6">
          <wp:simplePos x="0" y="0"/>
          <wp:positionH relativeFrom="page">
            <wp:posOffset>1066800</wp:posOffset>
          </wp:positionH>
          <wp:positionV relativeFrom="page">
            <wp:posOffset>9925685</wp:posOffset>
          </wp:positionV>
          <wp:extent cx="2965450" cy="676275"/>
          <wp:effectExtent l="0" t="0" r="0" b="0"/>
          <wp:wrapSquare wrapText="bothSides"/>
          <wp:docPr id="1975940502"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965450" cy="676275"/>
                  </a:xfrm>
                  <a:prstGeom prst="rect">
                    <a:avLst/>
                  </a:prstGeom>
                </pic:spPr>
              </pic:pic>
            </a:graphicData>
          </a:graphic>
        </wp:anchor>
      </w:drawing>
    </w:r>
    <w:r w:rsidRPr="0060549E">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7565" w14:textId="3C395B36" w:rsidR="000A49E1" w:rsidRPr="0060549E" w:rsidRDefault="000A49E1" w:rsidP="0061664B">
    <w:pPr>
      <w:pStyle w:val="Footer"/>
    </w:pPr>
    <w:r w:rsidRPr="0060549E">
      <w:ptab w:relativeTo="margin" w:alignment="center" w:leader="none"/>
    </w:r>
    <w:r w:rsidRPr="0060549E">
      <w:ptab w:relativeTo="margin" w:alignment="right" w:leader="none"/>
    </w:r>
  </w:p>
  <w:p w14:paraId="60D32E32" w14:textId="338CD0F7" w:rsidR="000A49E1" w:rsidRPr="0060549E" w:rsidRDefault="000A49E1" w:rsidP="0061664B">
    <w:pPr>
      <w:pStyle w:val="Footer"/>
    </w:pPr>
    <w:r w:rsidRPr="0060549E">
      <w:tab/>
    </w:r>
    <w:r w:rsidRPr="0060549E">
      <w:tab/>
    </w:r>
    <w:r w:rsidRPr="0060549E">
      <w:fldChar w:fldCharType="begin"/>
    </w:r>
    <w:r w:rsidRPr="0060549E">
      <w:instrText>PAGE   \* MERGEFORMAT</w:instrText>
    </w:r>
    <w:r w:rsidRPr="0060549E">
      <w:fldChar w:fldCharType="separate"/>
    </w:r>
    <w:r w:rsidRPr="0060549E">
      <w:t>1</w:t>
    </w:r>
    <w:r w:rsidRPr="0060549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B8C75" w14:textId="77777777" w:rsidR="0095687F" w:rsidRPr="0060549E" w:rsidRDefault="0095687F" w:rsidP="0061664B">
      <w:r w:rsidRPr="0060549E">
        <w:separator/>
      </w:r>
    </w:p>
  </w:footnote>
  <w:footnote w:type="continuationSeparator" w:id="0">
    <w:p w14:paraId="1AAA55D0" w14:textId="77777777" w:rsidR="0095687F" w:rsidRPr="0060549E" w:rsidRDefault="0095687F" w:rsidP="0061664B">
      <w:r w:rsidRPr="006054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1804" w14:textId="77777777" w:rsidR="00CA4355" w:rsidRDefault="00CA4355" w:rsidP="0061664B">
    <w:pPr>
      <w:pStyle w:val="Header"/>
    </w:pPr>
  </w:p>
  <w:p w14:paraId="6AD0D8CE" w14:textId="4F12317D" w:rsidR="00CA4355" w:rsidRDefault="00CA4355" w:rsidP="006166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537"/>
    <w:multiLevelType w:val="hybridMultilevel"/>
    <w:tmpl w:val="3E7808EC"/>
    <w:lvl w:ilvl="0" w:tplc="0A68B30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74F01"/>
    <w:multiLevelType w:val="multilevel"/>
    <w:tmpl w:val="313893A4"/>
    <w:lvl w:ilvl="0">
      <w:start w:val="1"/>
      <w:numFmt w:val="decimal"/>
      <w:lvlText w:val="%1."/>
      <w:lvlJc w:val="left"/>
      <w:pPr>
        <w:ind w:left="345" w:hanging="360"/>
      </w:pPr>
    </w:lvl>
    <w:lvl w:ilvl="1">
      <w:start w:val="1"/>
      <w:numFmt w:val="decimal"/>
      <w:isLgl/>
      <w:lvlText w:val="%1.%2"/>
      <w:lvlJc w:val="left"/>
      <w:pPr>
        <w:ind w:left="345" w:hanging="360"/>
      </w:pPr>
    </w:lvl>
    <w:lvl w:ilvl="2">
      <w:start w:val="1"/>
      <w:numFmt w:val="decimal"/>
      <w:isLgl/>
      <w:lvlText w:val="%1.%2.%3"/>
      <w:lvlJc w:val="left"/>
      <w:pPr>
        <w:ind w:left="705" w:hanging="720"/>
      </w:pPr>
    </w:lvl>
    <w:lvl w:ilvl="3">
      <w:start w:val="1"/>
      <w:numFmt w:val="decimal"/>
      <w:isLgl/>
      <w:lvlText w:val="%1.%2.%3.%4"/>
      <w:lvlJc w:val="left"/>
      <w:pPr>
        <w:ind w:left="705" w:hanging="720"/>
      </w:pPr>
    </w:lvl>
    <w:lvl w:ilvl="4">
      <w:start w:val="1"/>
      <w:numFmt w:val="decimal"/>
      <w:isLgl/>
      <w:lvlText w:val="%1.%2.%3.%4.%5"/>
      <w:lvlJc w:val="left"/>
      <w:pPr>
        <w:ind w:left="1065" w:hanging="1080"/>
      </w:pPr>
    </w:lvl>
    <w:lvl w:ilvl="5">
      <w:start w:val="1"/>
      <w:numFmt w:val="decimal"/>
      <w:isLgl/>
      <w:lvlText w:val="%1.%2.%3.%4.%5.%6"/>
      <w:lvlJc w:val="left"/>
      <w:pPr>
        <w:ind w:left="1065" w:hanging="1080"/>
      </w:pPr>
    </w:lvl>
    <w:lvl w:ilvl="6">
      <w:start w:val="1"/>
      <w:numFmt w:val="decimal"/>
      <w:isLgl/>
      <w:lvlText w:val="%1.%2.%3.%4.%5.%6.%7"/>
      <w:lvlJc w:val="left"/>
      <w:pPr>
        <w:ind w:left="1425" w:hanging="1440"/>
      </w:pPr>
    </w:lvl>
    <w:lvl w:ilvl="7">
      <w:start w:val="1"/>
      <w:numFmt w:val="decimal"/>
      <w:isLgl/>
      <w:lvlText w:val="%1.%2.%3.%4.%5.%6.%7.%8"/>
      <w:lvlJc w:val="left"/>
      <w:pPr>
        <w:ind w:left="1425" w:hanging="1440"/>
      </w:pPr>
    </w:lvl>
    <w:lvl w:ilvl="8">
      <w:start w:val="1"/>
      <w:numFmt w:val="decimal"/>
      <w:isLgl/>
      <w:lvlText w:val="%1.%2.%3.%4.%5.%6.%7.%8.%9"/>
      <w:lvlJc w:val="left"/>
      <w:pPr>
        <w:ind w:left="1425" w:hanging="1440"/>
      </w:pPr>
    </w:lvl>
  </w:abstractNum>
  <w:abstractNum w:abstractNumId="2" w15:restartNumberingAfterBreak="0">
    <w:nsid w:val="13600206"/>
    <w:multiLevelType w:val="hybridMultilevel"/>
    <w:tmpl w:val="473A0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265D2"/>
    <w:multiLevelType w:val="hybridMultilevel"/>
    <w:tmpl w:val="C2A00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775E19"/>
    <w:multiLevelType w:val="hybridMultilevel"/>
    <w:tmpl w:val="71C87BD0"/>
    <w:lvl w:ilvl="0" w:tplc="0807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73CD1"/>
    <w:multiLevelType w:val="hybridMultilevel"/>
    <w:tmpl w:val="CF50B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92B91"/>
    <w:multiLevelType w:val="hybridMultilevel"/>
    <w:tmpl w:val="07A6D502"/>
    <w:lvl w:ilvl="0" w:tplc="288264A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60DE3"/>
    <w:multiLevelType w:val="hybridMultilevel"/>
    <w:tmpl w:val="C91CC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D810B1"/>
    <w:multiLevelType w:val="hybridMultilevel"/>
    <w:tmpl w:val="022460DE"/>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EE672E"/>
    <w:multiLevelType w:val="multilevel"/>
    <w:tmpl w:val="16E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2763A"/>
    <w:multiLevelType w:val="hybridMultilevel"/>
    <w:tmpl w:val="47227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D53E6B"/>
    <w:multiLevelType w:val="hybridMultilevel"/>
    <w:tmpl w:val="B63459F6"/>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D93F49"/>
    <w:multiLevelType w:val="hybridMultilevel"/>
    <w:tmpl w:val="4ED00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C07E2F"/>
    <w:multiLevelType w:val="hybridMultilevel"/>
    <w:tmpl w:val="25709DEA"/>
    <w:lvl w:ilvl="0" w:tplc="92A07AAE">
      <w:start w:val="1"/>
      <w:numFmt w:val="decimal"/>
      <w:lvlText w:val="%1."/>
      <w:lvlJc w:val="left"/>
      <w:pPr>
        <w:ind w:left="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3A43E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781E70">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DEF712">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464D80">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16BB1A">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B8B6A6">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E0D18E">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DE7F20">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A757A6A"/>
    <w:multiLevelType w:val="hybridMultilevel"/>
    <w:tmpl w:val="B0342904"/>
    <w:lvl w:ilvl="0" w:tplc="0807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6F61B0"/>
    <w:multiLevelType w:val="hybridMultilevel"/>
    <w:tmpl w:val="D8DE44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780C3FA2"/>
    <w:multiLevelType w:val="hybridMultilevel"/>
    <w:tmpl w:val="9B62751C"/>
    <w:lvl w:ilvl="0" w:tplc="198089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D021BD"/>
    <w:multiLevelType w:val="hybridMultilevel"/>
    <w:tmpl w:val="2FDA3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722316"/>
    <w:multiLevelType w:val="hybridMultilevel"/>
    <w:tmpl w:val="7BE0C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923894">
    <w:abstractNumId w:val="13"/>
  </w:num>
  <w:num w:numId="2" w16cid:durableId="1639458790">
    <w:abstractNumId w:val="15"/>
  </w:num>
  <w:num w:numId="3" w16cid:durableId="379860805">
    <w:abstractNumId w:val="9"/>
  </w:num>
  <w:num w:numId="4" w16cid:durableId="1738551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6885896">
    <w:abstractNumId w:val="14"/>
  </w:num>
  <w:num w:numId="6" w16cid:durableId="1682123949">
    <w:abstractNumId w:val="5"/>
  </w:num>
  <w:num w:numId="7" w16cid:durableId="1019626936">
    <w:abstractNumId w:val="12"/>
  </w:num>
  <w:num w:numId="8" w16cid:durableId="898705359">
    <w:abstractNumId w:val="17"/>
  </w:num>
  <w:num w:numId="9" w16cid:durableId="1340353234">
    <w:abstractNumId w:val="18"/>
  </w:num>
  <w:num w:numId="10" w16cid:durableId="1427381720">
    <w:abstractNumId w:val="16"/>
  </w:num>
  <w:num w:numId="11" w16cid:durableId="1289973532">
    <w:abstractNumId w:val="3"/>
  </w:num>
  <w:num w:numId="12" w16cid:durableId="1208101958">
    <w:abstractNumId w:val="2"/>
  </w:num>
  <w:num w:numId="13" w16cid:durableId="749890070">
    <w:abstractNumId w:val="10"/>
  </w:num>
  <w:num w:numId="14" w16cid:durableId="2117359066">
    <w:abstractNumId w:val="7"/>
  </w:num>
  <w:num w:numId="15" w16cid:durableId="1870756228">
    <w:abstractNumId w:val="6"/>
  </w:num>
  <w:num w:numId="16" w16cid:durableId="780536311">
    <w:abstractNumId w:val="0"/>
  </w:num>
  <w:num w:numId="17" w16cid:durableId="172426624">
    <w:abstractNumId w:val="4"/>
  </w:num>
  <w:num w:numId="18" w16cid:durableId="1983270398">
    <w:abstractNumId w:val="11"/>
  </w:num>
  <w:num w:numId="19" w16cid:durableId="162719613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Hofmann">
    <w15:presenceInfo w15:providerId="Windows Live" w15:userId="f6f0ec9fe02b84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5EC"/>
    <w:rsid w:val="00000656"/>
    <w:rsid w:val="00007665"/>
    <w:rsid w:val="000162CA"/>
    <w:rsid w:val="00021821"/>
    <w:rsid w:val="0002637C"/>
    <w:rsid w:val="00032B60"/>
    <w:rsid w:val="00033D1E"/>
    <w:rsid w:val="00041D50"/>
    <w:rsid w:val="00042A0F"/>
    <w:rsid w:val="00043BCB"/>
    <w:rsid w:val="00045C1F"/>
    <w:rsid w:val="000477A3"/>
    <w:rsid w:val="00055284"/>
    <w:rsid w:val="000618C7"/>
    <w:rsid w:val="00065349"/>
    <w:rsid w:val="00067E9B"/>
    <w:rsid w:val="000725F6"/>
    <w:rsid w:val="00081613"/>
    <w:rsid w:val="0008773B"/>
    <w:rsid w:val="00091631"/>
    <w:rsid w:val="00091C9F"/>
    <w:rsid w:val="00093E89"/>
    <w:rsid w:val="0009460C"/>
    <w:rsid w:val="000957F8"/>
    <w:rsid w:val="00096BDD"/>
    <w:rsid w:val="000A369F"/>
    <w:rsid w:val="000A3C39"/>
    <w:rsid w:val="000A49E1"/>
    <w:rsid w:val="000A58EA"/>
    <w:rsid w:val="000A7F14"/>
    <w:rsid w:val="000B1465"/>
    <w:rsid w:val="000B3481"/>
    <w:rsid w:val="000C142B"/>
    <w:rsid w:val="000C2FDD"/>
    <w:rsid w:val="000C4837"/>
    <w:rsid w:val="000C566D"/>
    <w:rsid w:val="000C5D82"/>
    <w:rsid w:val="000C7545"/>
    <w:rsid w:val="000D0C20"/>
    <w:rsid w:val="000D43F6"/>
    <w:rsid w:val="000D5833"/>
    <w:rsid w:val="000D6628"/>
    <w:rsid w:val="000E12DA"/>
    <w:rsid w:val="000E149D"/>
    <w:rsid w:val="000E16FB"/>
    <w:rsid w:val="000E4EDF"/>
    <w:rsid w:val="000E7CB1"/>
    <w:rsid w:val="000F014D"/>
    <w:rsid w:val="000F20DC"/>
    <w:rsid w:val="000F27D4"/>
    <w:rsid w:val="000F4F92"/>
    <w:rsid w:val="000F53D7"/>
    <w:rsid w:val="001013BC"/>
    <w:rsid w:val="0010329D"/>
    <w:rsid w:val="00103916"/>
    <w:rsid w:val="0010500B"/>
    <w:rsid w:val="0010750B"/>
    <w:rsid w:val="0011395F"/>
    <w:rsid w:val="001162CD"/>
    <w:rsid w:val="00117A8C"/>
    <w:rsid w:val="0012210E"/>
    <w:rsid w:val="001237B2"/>
    <w:rsid w:val="0012477A"/>
    <w:rsid w:val="001262C3"/>
    <w:rsid w:val="001357A4"/>
    <w:rsid w:val="00145131"/>
    <w:rsid w:val="00145BBA"/>
    <w:rsid w:val="00150787"/>
    <w:rsid w:val="00151446"/>
    <w:rsid w:val="00153E31"/>
    <w:rsid w:val="0016354E"/>
    <w:rsid w:val="00163F5A"/>
    <w:rsid w:val="001666F1"/>
    <w:rsid w:val="00166D18"/>
    <w:rsid w:val="00167213"/>
    <w:rsid w:val="001705DF"/>
    <w:rsid w:val="0017131D"/>
    <w:rsid w:val="00172039"/>
    <w:rsid w:val="00172959"/>
    <w:rsid w:val="00172C2D"/>
    <w:rsid w:val="001846EA"/>
    <w:rsid w:val="00185AFB"/>
    <w:rsid w:val="00185BAD"/>
    <w:rsid w:val="001A0193"/>
    <w:rsid w:val="001A04B5"/>
    <w:rsid w:val="001A1E83"/>
    <w:rsid w:val="001A7A1C"/>
    <w:rsid w:val="001B1569"/>
    <w:rsid w:val="001B610E"/>
    <w:rsid w:val="001B705D"/>
    <w:rsid w:val="001B7F92"/>
    <w:rsid w:val="001C407A"/>
    <w:rsid w:val="001C5052"/>
    <w:rsid w:val="001C5A37"/>
    <w:rsid w:val="001D0CC2"/>
    <w:rsid w:val="001D2EF1"/>
    <w:rsid w:val="001D3CEF"/>
    <w:rsid w:val="001D518F"/>
    <w:rsid w:val="001D61DD"/>
    <w:rsid w:val="001D78A9"/>
    <w:rsid w:val="001E32F0"/>
    <w:rsid w:val="001E540C"/>
    <w:rsid w:val="001F7704"/>
    <w:rsid w:val="00201025"/>
    <w:rsid w:val="002122FC"/>
    <w:rsid w:val="00213159"/>
    <w:rsid w:val="00213832"/>
    <w:rsid w:val="00215AD1"/>
    <w:rsid w:val="002179E4"/>
    <w:rsid w:val="0022215D"/>
    <w:rsid w:val="00225FE6"/>
    <w:rsid w:val="0022667A"/>
    <w:rsid w:val="00226C55"/>
    <w:rsid w:val="002312D0"/>
    <w:rsid w:val="00233475"/>
    <w:rsid w:val="002354CD"/>
    <w:rsid w:val="002356E3"/>
    <w:rsid w:val="0023586C"/>
    <w:rsid w:val="0023599B"/>
    <w:rsid w:val="0024293D"/>
    <w:rsid w:val="00244800"/>
    <w:rsid w:val="0025781F"/>
    <w:rsid w:val="0026168F"/>
    <w:rsid w:val="00263C90"/>
    <w:rsid w:val="00264B49"/>
    <w:rsid w:val="00265A54"/>
    <w:rsid w:val="0027294C"/>
    <w:rsid w:val="00272E15"/>
    <w:rsid w:val="002740EF"/>
    <w:rsid w:val="00280ACD"/>
    <w:rsid w:val="00294696"/>
    <w:rsid w:val="002A16E0"/>
    <w:rsid w:val="002A567C"/>
    <w:rsid w:val="002B030E"/>
    <w:rsid w:val="002B28B4"/>
    <w:rsid w:val="002B702F"/>
    <w:rsid w:val="002C7765"/>
    <w:rsid w:val="002D6BEC"/>
    <w:rsid w:val="002E1A81"/>
    <w:rsid w:val="002E253C"/>
    <w:rsid w:val="002E4BD2"/>
    <w:rsid w:val="002E6CAF"/>
    <w:rsid w:val="003010BA"/>
    <w:rsid w:val="0030112D"/>
    <w:rsid w:val="00301D5C"/>
    <w:rsid w:val="0030644A"/>
    <w:rsid w:val="00306A61"/>
    <w:rsid w:val="00313E4E"/>
    <w:rsid w:val="00315D31"/>
    <w:rsid w:val="00322795"/>
    <w:rsid w:val="00330480"/>
    <w:rsid w:val="00336B7B"/>
    <w:rsid w:val="00336FEB"/>
    <w:rsid w:val="003423DA"/>
    <w:rsid w:val="003519B4"/>
    <w:rsid w:val="00357887"/>
    <w:rsid w:val="00362353"/>
    <w:rsid w:val="00362711"/>
    <w:rsid w:val="003633C9"/>
    <w:rsid w:val="00370B70"/>
    <w:rsid w:val="00372A7F"/>
    <w:rsid w:val="00380AB5"/>
    <w:rsid w:val="00380C90"/>
    <w:rsid w:val="00385602"/>
    <w:rsid w:val="003865D4"/>
    <w:rsid w:val="00387600"/>
    <w:rsid w:val="0039023E"/>
    <w:rsid w:val="0039431B"/>
    <w:rsid w:val="003963A1"/>
    <w:rsid w:val="003A2598"/>
    <w:rsid w:val="003B1B6D"/>
    <w:rsid w:val="003C28A9"/>
    <w:rsid w:val="003C3880"/>
    <w:rsid w:val="003C441A"/>
    <w:rsid w:val="003C636D"/>
    <w:rsid w:val="003C6FF2"/>
    <w:rsid w:val="003D22D9"/>
    <w:rsid w:val="003D4FEF"/>
    <w:rsid w:val="003E1B3B"/>
    <w:rsid w:val="003E68AE"/>
    <w:rsid w:val="003E7215"/>
    <w:rsid w:val="003F0CB9"/>
    <w:rsid w:val="003F535B"/>
    <w:rsid w:val="003F5665"/>
    <w:rsid w:val="003F66D2"/>
    <w:rsid w:val="003F68F6"/>
    <w:rsid w:val="003F6C96"/>
    <w:rsid w:val="003F7995"/>
    <w:rsid w:val="00402CE4"/>
    <w:rsid w:val="00405584"/>
    <w:rsid w:val="0040604E"/>
    <w:rsid w:val="00412213"/>
    <w:rsid w:val="0041631A"/>
    <w:rsid w:val="00420F22"/>
    <w:rsid w:val="004211DC"/>
    <w:rsid w:val="00422503"/>
    <w:rsid w:val="00423DF3"/>
    <w:rsid w:val="00425013"/>
    <w:rsid w:val="00426C4C"/>
    <w:rsid w:val="00427E70"/>
    <w:rsid w:val="00427E96"/>
    <w:rsid w:val="00430500"/>
    <w:rsid w:val="004308D6"/>
    <w:rsid w:val="0043321E"/>
    <w:rsid w:val="00442DD9"/>
    <w:rsid w:val="00443B90"/>
    <w:rsid w:val="004510BF"/>
    <w:rsid w:val="004537BC"/>
    <w:rsid w:val="004561CB"/>
    <w:rsid w:val="004574A5"/>
    <w:rsid w:val="004577D9"/>
    <w:rsid w:val="004623C9"/>
    <w:rsid w:val="004676E9"/>
    <w:rsid w:val="0047349C"/>
    <w:rsid w:val="00484828"/>
    <w:rsid w:val="004866D0"/>
    <w:rsid w:val="00490CA1"/>
    <w:rsid w:val="004964BA"/>
    <w:rsid w:val="00496DC6"/>
    <w:rsid w:val="004A1890"/>
    <w:rsid w:val="004A2509"/>
    <w:rsid w:val="004A4EC7"/>
    <w:rsid w:val="004B4100"/>
    <w:rsid w:val="004B7AB8"/>
    <w:rsid w:val="004B7E7C"/>
    <w:rsid w:val="004D21FD"/>
    <w:rsid w:val="004D57D9"/>
    <w:rsid w:val="004D69D2"/>
    <w:rsid w:val="004E05BB"/>
    <w:rsid w:val="004E2380"/>
    <w:rsid w:val="004E5C43"/>
    <w:rsid w:val="00501DB6"/>
    <w:rsid w:val="00504118"/>
    <w:rsid w:val="00507CC8"/>
    <w:rsid w:val="00512E22"/>
    <w:rsid w:val="0052352A"/>
    <w:rsid w:val="00524EB0"/>
    <w:rsid w:val="005323DD"/>
    <w:rsid w:val="00532DA3"/>
    <w:rsid w:val="00535E50"/>
    <w:rsid w:val="005430B5"/>
    <w:rsid w:val="00546B17"/>
    <w:rsid w:val="00552DAE"/>
    <w:rsid w:val="005542A6"/>
    <w:rsid w:val="00554F93"/>
    <w:rsid w:val="00556947"/>
    <w:rsid w:val="00556B80"/>
    <w:rsid w:val="0055717D"/>
    <w:rsid w:val="00557D58"/>
    <w:rsid w:val="00563C93"/>
    <w:rsid w:val="005642E4"/>
    <w:rsid w:val="005725E5"/>
    <w:rsid w:val="00574A46"/>
    <w:rsid w:val="00577866"/>
    <w:rsid w:val="00580253"/>
    <w:rsid w:val="0058631A"/>
    <w:rsid w:val="00593768"/>
    <w:rsid w:val="00594B48"/>
    <w:rsid w:val="005A0FBA"/>
    <w:rsid w:val="005A2031"/>
    <w:rsid w:val="005A4AAE"/>
    <w:rsid w:val="005B717E"/>
    <w:rsid w:val="005C0F2A"/>
    <w:rsid w:val="005C1D25"/>
    <w:rsid w:val="005C32D1"/>
    <w:rsid w:val="005C6490"/>
    <w:rsid w:val="005D2064"/>
    <w:rsid w:val="005D5162"/>
    <w:rsid w:val="005E22E1"/>
    <w:rsid w:val="005E7A33"/>
    <w:rsid w:val="005E7E51"/>
    <w:rsid w:val="005F0ED3"/>
    <w:rsid w:val="005F450C"/>
    <w:rsid w:val="005F51A5"/>
    <w:rsid w:val="005F7F44"/>
    <w:rsid w:val="00602628"/>
    <w:rsid w:val="0060289A"/>
    <w:rsid w:val="00603743"/>
    <w:rsid w:val="0060543C"/>
    <w:rsid w:val="0060549E"/>
    <w:rsid w:val="00606530"/>
    <w:rsid w:val="00614B75"/>
    <w:rsid w:val="0061664B"/>
    <w:rsid w:val="00617232"/>
    <w:rsid w:val="00617CEE"/>
    <w:rsid w:val="0062166E"/>
    <w:rsid w:val="00622D8C"/>
    <w:rsid w:val="00624717"/>
    <w:rsid w:val="0063304D"/>
    <w:rsid w:val="00635598"/>
    <w:rsid w:val="006359EF"/>
    <w:rsid w:val="006469F6"/>
    <w:rsid w:val="006524A6"/>
    <w:rsid w:val="00653363"/>
    <w:rsid w:val="00656E67"/>
    <w:rsid w:val="0065734F"/>
    <w:rsid w:val="006641E4"/>
    <w:rsid w:val="0066422D"/>
    <w:rsid w:val="006712AA"/>
    <w:rsid w:val="00674ABC"/>
    <w:rsid w:val="00676DAF"/>
    <w:rsid w:val="00677807"/>
    <w:rsid w:val="00682376"/>
    <w:rsid w:val="00691D26"/>
    <w:rsid w:val="00692DC4"/>
    <w:rsid w:val="006A0205"/>
    <w:rsid w:val="006A11DC"/>
    <w:rsid w:val="006A2EDD"/>
    <w:rsid w:val="006A68F3"/>
    <w:rsid w:val="006A6DFF"/>
    <w:rsid w:val="006B6811"/>
    <w:rsid w:val="006C30C4"/>
    <w:rsid w:val="006C5059"/>
    <w:rsid w:val="006D47D8"/>
    <w:rsid w:val="006D4F2E"/>
    <w:rsid w:val="006D57CE"/>
    <w:rsid w:val="006D7027"/>
    <w:rsid w:val="006D7547"/>
    <w:rsid w:val="006E415B"/>
    <w:rsid w:val="006E564F"/>
    <w:rsid w:val="006E654A"/>
    <w:rsid w:val="006E6FE3"/>
    <w:rsid w:val="006F028F"/>
    <w:rsid w:val="006F1240"/>
    <w:rsid w:val="006F6305"/>
    <w:rsid w:val="007040B6"/>
    <w:rsid w:val="00706BE1"/>
    <w:rsid w:val="00721784"/>
    <w:rsid w:val="007325D3"/>
    <w:rsid w:val="0073797E"/>
    <w:rsid w:val="00740540"/>
    <w:rsid w:val="00753EF3"/>
    <w:rsid w:val="00754BF4"/>
    <w:rsid w:val="0075505B"/>
    <w:rsid w:val="00755688"/>
    <w:rsid w:val="0075687F"/>
    <w:rsid w:val="00774DD2"/>
    <w:rsid w:val="007757EE"/>
    <w:rsid w:val="0077580B"/>
    <w:rsid w:val="007760B6"/>
    <w:rsid w:val="007822EB"/>
    <w:rsid w:val="007965E2"/>
    <w:rsid w:val="007A46A9"/>
    <w:rsid w:val="007A49BC"/>
    <w:rsid w:val="007A7A96"/>
    <w:rsid w:val="007B0CA1"/>
    <w:rsid w:val="007B4161"/>
    <w:rsid w:val="007B6817"/>
    <w:rsid w:val="007C1DA0"/>
    <w:rsid w:val="007D020D"/>
    <w:rsid w:val="007D1204"/>
    <w:rsid w:val="007D3170"/>
    <w:rsid w:val="007E0CD0"/>
    <w:rsid w:val="007E44A7"/>
    <w:rsid w:val="007E4FF0"/>
    <w:rsid w:val="007E6641"/>
    <w:rsid w:val="007E7FC9"/>
    <w:rsid w:val="007F4A18"/>
    <w:rsid w:val="00807386"/>
    <w:rsid w:val="008110E9"/>
    <w:rsid w:val="00813644"/>
    <w:rsid w:val="00826A4B"/>
    <w:rsid w:val="008360C5"/>
    <w:rsid w:val="008539A6"/>
    <w:rsid w:val="008569ED"/>
    <w:rsid w:val="00857290"/>
    <w:rsid w:val="00865F85"/>
    <w:rsid w:val="0086675D"/>
    <w:rsid w:val="008674F5"/>
    <w:rsid w:val="00870641"/>
    <w:rsid w:val="00871AF2"/>
    <w:rsid w:val="0087726C"/>
    <w:rsid w:val="00887312"/>
    <w:rsid w:val="0089081F"/>
    <w:rsid w:val="00893F6B"/>
    <w:rsid w:val="00896AA7"/>
    <w:rsid w:val="008A3E98"/>
    <w:rsid w:val="008A47BD"/>
    <w:rsid w:val="008A53D8"/>
    <w:rsid w:val="008A5E4F"/>
    <w:rsid w:val="008B0401"/>
    <w:rsid w:val="008B09C9"/>
    <w:rsid w:val="008B205E"/>
    <w:rsid w:val="008B4915"/>
    <w:rsid w:val="008B4B6E"/>
    <w:rsid w:val="008B5B85"/>
    <w:rsid w:val="008C4176"/>
    <w:rsid w:val="008D24FB"/>
    <w:rsid w:val="008D2666"/>
    <w:rsid w:val="008D4E3A"/>
    <w:rsid w:val="008D72C5"/>
    <w:rsid w:val="008E4A0C"/>
    <w:rsid w:val="008F3277"/>
    <w:rsid w:val="008F56DA"/>
    <w:rsid w:val="008F6F67"/>
    <w:rsid w:val="009025E8"/>
    <w:rsid w:val="009154D9"/>
    <w:rsid w:val="00920875"/>
    <w:rsid w:val="009307D0"/>
    <w:rsid w:val="00930967"/>
    <w:rsid w:val="00931AA3"/>
    <w:rsid w:val="00936B49"/>
    <w:rsid w:val="00942244"/>
    <w:rsid w:val="00951D91"/>
    <w:rsid w:val="0095675D"/>
    <w:rsid w:val="0095687F"/>
    <w:rsid w:val="0096008D"/>
    <w:rsid w:val="00966E6A"/>
    <w:rsid w:val="009715DD"/>
    <w:rsid w:val="0097272B"/>
    <w:rsid w:val="00974F18"/>
    <w:rsid w:val="00977840"/>
    <w:rsid w:val="00986C55"/>
    <w:rsid w:val="00991B77"/>
    <w:rsid w:val="00993E24"/>
    <w:rsid w:val="00995FD8"/>
    <w:rsid w:val="00996966"/>
    <w:rsid w:val="009A1048"/>
    <w:rsid w:val="009A5E84"/>
    <w:rsid w:val="009B4F8A"/>
    <w:rsid w:val="009B50C0"/>
    <w:rsid w:val="009B790A"/>
    <w:rsid w:val="009D34AF"/>
    <w:rsid w:val="009D4C27"/>
    <w:rsid w:val="009D5E1D"/>
    <w:rsid w:val="009D7D7C"/>
    <w:rsid w:val="009E1CF3"/>
    <w:rsid w:val="009E43F2"/>
    <w:rsid w:val="009E45A2"/>
    <w:rsid w:val="009E51BC"/>
    <w:rsid w:val="009F08EE"/>
    <w:rsid w:val="009F0C97"/>
    <w:rsid w:val="009F583B"/>
    <w:rsid w:val="00A0264B"/>
    <w:rsid w:val="00A0333B"/>
    <w:rsid w:val="00A10A98"/>
    <w:rsid w:val="00A15FF1"/>
    <w:rsid w:val="00A17767"/>
    <w:rsid w:val="00A2106D"/>
    <w:rsid w:val="00A2313F"/>
    <w:rsid w:val="00A250DE"/>
    <w:rsid w:val="00A269B9"/>
    <w:rsid w:val="00A2723E"/>
    <w:rsid w:val="00A3128B"/>
    <w:rsid w:val="00A319BF"/>
    <w:rsid w:val="00A345C0"/>
    <w:rsid w:val="00A36475"/>
    <w:rsid w:val="00A37E4B"/>
    <w:rsid w:val="00A4038A"/>
    <w:rsid w:val="00A46947"/>
    <w:rsid w:val="00A46AAF"/>
    <w:rsid w:val="00A4703B"/>
    <w:rsid w:val="00A47975"/>
    <w:rsid w:val="00A501F4"/>
    <w:rsid w:val="00A53D34"/>
    <w:rsid w:val="00A545C7"/>
    <w:rsid w:val="00A63768"/>
    <w:rsid w:val="00A66E7C"/>
    <w:rsid w:val="00A67EB3"/>
    <w:rsid w:val="00A77929"/>
    <w:rsid w:val="00A826D9"/>
    <w:rsid w:val="00A82A1E"/>
    <w:rsid w:val="00A85AAD"/>
    <w:rsid w:val="00A903A1"/>
    <w:rsid w:val="00A96017"/>
    <w:rsid w:val="00AA3394"/>
    <w:rsid w:val="00AB010E"/>
    <w:rsid w:val="00AB20F2"/>
    <w:rsid w:val="00AB6F9C"/>
    <w:rsid w:val="00AC208B"/>
    <w:rsid w:val="00AC3870"/>
    <w:rsid w:val="00AD62D3"/>
    <w:rsid w:val="00AE0170"/>
    <w:rsid w:val="00AE63C2"/>
    <w:rsid w:val="00AF243E"/>
    <w:rsid w:val="00AF450F"/>
    <w:rsid w:val="00AF4A95"/>
    <w:rsid w:val="00AF5999"/>
    <w:rsid w:val="00B009D3"/>
    <w:rsid w:val="00B0362B"/>
    <w:rsid w:val="00B05884"/>
    <w:rsid w:val="00B219EC"/>
    <w:rsid w:val="00B27155"/>
    <w:rsid w:val="00B27B3E"/>
    <w:rsid w:val="00B319D7"/>
    <w:rsid w:val="00B328D8"/>
    <w:rsid w:val="00B32E2D"/>
    <w:rsid w:val="00B3310A"/>
    <w:rsid w:val="00B33793"/>
    <w:rsid w:val="00B3389E"/>
    <w:rsid w:val="00B4033F"/>
    <w:rsid w:val="00B4298E"/>
    <w:rsid w:val="00B42D9F"/>
    <w:rsid w:val="00B4619C"/>
    <w:rsid w:val="00B53F5B"/>
    <w:rsid w:val="00B55337"/>
    <w:rsid w:val="00B63460"/>
    <w:rsid w:val="00B70259"/>
    <w:rsid w:val="00B70C0C"/>
    <w:rsid w:val="00B7111C"/>
    <w:rsid w:val="00B95725"/>
    <w:rsid w:val="00B97D67"/>
    <w:rsid w:val="00BA38C3"/>
    <w:rsid w:val="00BB1352"/>
    <w:rsid w:val="00BB437A"/>
    <w:rsid w:val="00BC1F76"/>
    <w:rsid w:val="00BC4189"/>
    <w:rsid w:val="00BD4DBC"/>
    <w:rsid w:val="00BD5858"/>
    <w:rsid w:val="00BF01BD"/>
    <w:rsid w:val="00BF6240"/>
    <w:rsid w:val="00C01550"/>
    <w:rsid w:val="00C01B0E"/>
    <w:rsid w:val="00C06539"/>
    <w:rsid w:val="00C06DE4"/>
    <w:rsid w:val="00C11570"/>
    <w:rsid w:val="00C1204F"/>
    <w:rsid w:val="00C12D2E"/>
    <w:rsid w:val="00C171CA"/>
    <w:rsid w:val="00C21B37"/>
    <w:rsid w:val="00C2445C"/>
    <w:rsid w:val="00C2541A"/>
    <w:rsid w:val="00C25B26"/>
    <w:rsid w:val="00C3039F"/>
    <w:rsid w:val="00C32E97"/>
    <w:rsid w:val="00C351FE"/>
    <w:rsid w:val="00C446DC"/>
    <w:rsid w:val="00C44FD2"/>
    <w:rsid w:val="00C451D4"/>
    <w:rsid w:val="00C46202"/>
    <w:rsid w:val="00C46987"/>
    <w:rsid w:val="00C47625"/>
    <w:rsid w:val="00C47D05"/>
    <w:rsid w:val="00C507D3"/>
    <w:rsid w:val="00C63AEE"/>
    <w:rsid w:val="00C67284"/>
    <w:rsid w:val="00C71823"/>
    <w:rsid w:val="00C7240B"/>
    <w:rsid w:val="00C72E53"/>
    <w:rsid w:val="00C739D5"/>
    <w:rsid w:val="00C7765D"/>
    <w:rsid w:val="00C80AE3"/>
    <w:rsid w:val="00C82946"/>
    <w:rsid w:val="00C87C4D"/>
    <w:rsid w:val="00C929E6"/>
    <w:rsid w:val="00C97846"/>
    <w:rsid w:val="00CA21CE"/>
    <w:rsid w:val="00CA4355"/>
    <w:rsid w:val="00CB1DDF"/>
    <w:rsid w:val="00CB1E54"/>
    <w:rsid w:val="00CC37CF"/>
    <w:rsid w:val="00CC5FA7"/>
    <w:rsid w:val="00CC6315"/>
    <w:rsid w:val="00CC7A9B"/>
    <w:rsid w:val="00CD075A"/>
    <w:rsid w:val="00CD0D07"/>
    <w:rsid w:val="00CD192E"/>
    <w:rsid w:val="00CD7622"/>
    <w:rsid w:val="00CD7F38"/>
    <w:rsid w:val="00CE0B1C"/>
    <w:rsid w:val="00CF10AA"/>
    <w:rsid w:val="00CF3155"/>
    <w:rsid w:val="00CF49C0"/>
    <w:rsid w:val="00D001E7"/>
    <w:rsid w:val="00D00D9B"/>
    <w:rsid w:val="00D0524B"/>
    <w:rsid w:val="00D153D9"/>
    <w:rsid w:val="00D177A0"/>
    <w:rsid w:val="00D20D8E"/>
    <w:rsid w:val="00D219D6"/>
    <w:rsid w:val="00D23615"/>
    <w:rsid w:val="00D246C3"/>
    <w:rsid w:val="00D33E25"/>
    <w:rsid w:val="00D400C3"/>
    <w:rsid w:val="00D43CB9"/>
    <w:rsid w:val="00D60960"/>
    <w:rsid w:val="00D63BB4"/>
    <w:rsid w:val="00D64557"/>
    <w:rsid w:val="00D70E28"/>
    <w:rsid w:val="00D71290"/>
    <w:rsid w:val="00D73BEB"/>
    <w:rsid w:val="00D77E9F"/>
    <w:rsid w:val="00D80877"/>
    <w:rsid w:val="00D915C0"/>
    <w:rsid w:val="00D925E7"/>
    <w:rsid w:val="00D96C46"/>
    <w:rsid w:val="00D96C96"/>
    <w:rsid w:val="00DA0AE6"/>
    <w:rsid w:val="00DA163E"/>
    <w:rsid w:val="00DB13ED"/>
    <w:rsid w:val="00DB3279"/>
    <w:rsid w:val="00DB4EA6"/>
    <w:rsid w:val="00DC1A27"/>
    <w:rsid w:val="00DC1ED2"/>
    <w:rsid w:val="00DC2E2A"/>
    <w:rsid w:val="00DC30A5"/>
    <w:rsid w:val="00DD168F"/>
    <w:rsid w:val="00DD2610"/>
    <w:rsid w:val="00DD274F"/>
    <w:rsid w:val="00DD772F"/>
    <w:rsid w:val="00DE1C22"/>
    <w:rsid w:val="00DE3317"/>
    <w:rsid w:val="00DE642F"/>
    <w:rsid w:val="00E00DBF"/>
    <w:rsid w:val="00E02011"/>
    <w:rsid w:val="00E04A46"/>
    <w:rsid w:val="00E0550C"/>
    <w:rsid w:val="00E07926"/>
    <w:rsid w:val="00E12320"/>
    <w:rsid w:val="00E17CAB"/>
    <w:rsid w:val="00E20EA0"/>
    <w:rsid w:val="00E22ED5"/>
    <w:rsid w:val="00E2452B"/>
    <w:rsid w:val="00E2464F"/>
    <w:rsid w:val="00E30994"/>
    <w:rsid w:val="00E31B71"/>
    <w:rsid w:val="00E3376A"/>
    <w:rsid w:val="00E3387D"/>
    <w:rsid w:val="00E37C0F"/>
    <w:rsid w:val="00E40C7A"/>
    <w:rsid w:val="00E417B6"/>
    <w:rsid w:val="00E43EE9"/>
    <w:rsid w:val="00E441A5"/>
    <w:rsid w:val="00E455B7"/>
    <w:rsid w:val="00E47615"/>
    <w:rsid w:val="00E6061D"/>
    <w:rsid w:val="00E6164A"/>
    <w:rsid w:val="00E631B7"/>
    <w:rsid w:val="00E65CD7"/>
    <w:rsid w:val="00E67CAC"/>
    <w:rsid w:val="00E700D3"/>
    <w:rsid w:val="00E70493"/>
    <w:rsid w:val="00E715C7"/>
    <w:rsid w:val="00E72EA2"/>
    <w:rsid w:val="00E7469D"/>
    <w:rsid w:val="00E75858"/>
    <w:rsid w:val="00E8225A"/>
    <w:rsid w:val="00E829AC"/>
    <w:rsid w:val="00E834D6"/>
    <w:rsid w:val="00E84E6E"/>
    <w:rsid w:val="00E85E21"/>
    <w:rsid w:val="00E904C9"/>
    <w:rsid w:val="00E9239E"/>
    <w:rsid w:val="00E93379"/>
    <w:rsid w:val="00E95B95"/>
    <w:rsid w:val="00EA5E8D"/>
    <w:rsid w:val="00ED2898"/>
    <w:rsid w:val="00ED56D2"/>
    <w:rsid w:val="00EE0526"/>
    <w:rsid w:val="00EE1B14"/>
    <w:rsid w:val="00EE1E89"/>
    <w:rsid w:val="00EE27F7"/>
    <w:rsid w:val="00EE47D7"/>
    <w:rsid w:val="00EE6130"/>
    <w:rsid w:val="00EF03A0"/>
    <w:rsid w:val="00EF2862"/>
    <w:rsid w:val="00EF2999"/>
    <w:rsid w:val="00EF3E1D"/>
    <w:rsid w:val="00EF460A"/>
    <w:rsid w:val="00F024A4"/>
    <w:rsid w:val="00F03D76"/>
    <w:rsid w:val="00F03F63"/>
    <w:rsid w:val="00F055EC"/>
    <w:rsid w:val="00F057D9"/>
    <w:rsid w:val="00F10667"/>
    <w:rsid w:val="00F215F3"/>
    <w:rsid w:val="00F23BEF"/>
    <w:rsid w:val="00F25591"/>
    <w:rsid w:val="00F272EA"/>
    <w:rsid w:val="00F30AE5"/>
    <w:rsid w:val="00F32735"/>
    <w:rsid w:val="00F415C7"/>
    <w:rsid w:val="00F466B1"/>
    <w:rsid w:val="00F46E35"/>
    <w:rsid w:val="00F551DC"/>
    <w:rsid w:val="00F56858"/>
    <w:rsid w:val="00F57A80"/>
    <w:rsid w:val="00F61CF0"/>
    <w:rsid w:val="00F75E02"/>
    <w:rsid w:val="00F765B8"/>
    <w:rsid w:val="00F76E6F"/>
    <w:rsid w:val="00F77B23"/>
    <w:rsid w:val="00F82447"/>
    <w:rsid w:val="00F854C7"/>
    <w:rsid w:val="00F864BE"/>
    <w:rsid w:val="00F9040A"/>
    <w:rsid w:val="00F9189D"/>
    <w:rsid w:val="00F92517"/>
    <w:rsid w:val="00F92B24"/>
    <w:rsid w:val="00F97073"/>
    <w:rsid w:val="00FA0E65"/>
    <w:rsid w:val="00FA1B59"/>
    <w:rsid w:val="00FA457A"/>
    <w:rsid w:val="00FB1499"/>
    <w:rsid w:val="00FC4032"/>
    <w:rsid w:val="00FC532D"/>
    <w:rsid w:val="00FC5EA7"/>
    <w:rsid w:val="00FD04AB"/>
    <w:rsid w:val="00FD4B1D"/>
    <w:rsid w:val="00FD5038"/>
    <w:rsid w:val="00FD73AB"/>
    <w:rsid w:val="00FD782D"/>
    <w:rsid w:val="00FE5651"/>
    <w:rsid w:val="00FE635C"/>
    <w:rsid w:val="00FF44F4"/>
    <w:rsid w:val="00FF571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114AD"/>
  <w15:docId w15:val="{BF68FAD1-D75D-43A0-8DF8-CC635DEB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64B"/>
    <w:pPr>
      <w:spacing w:line="480" w:lineRule="auto"/>
    </w:pPr>
    <w:rPr>
      <w:sz w:val="24"/>
      <w:lang w:val="en-US"/>
    </w:rPr>
  </w:style>
  <w:style w:type="paragraph" w:styleId="Heading1">
    <w:name w:val="heading 1"/>
    <w:basedOn w:val="Normal"/>
    <w:next w:val="Normal"/>
    <w:link w:val="Heading1Char"/>
    <w:uiPriority w:val="9"/>
    <w:qFormat/>
    <w:rsid w:val="00380C90"/>
    <w:pPr>
      <w:keepNext/>
      <w:keepLines/>
      <w:spacing w:before="320" w:after="30"/>
      <w:outlineLvl w:val="0"/>
    </w:pPr>
    <w:rPr>
      <w:rFonts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60549E"/>
    <w:pPr>
      <w:keepNext/>
      <w:keepLines/>
      <w:spacing w:before="120" w:after="0"/>
      <w:outlineLvl w:val="1"/>
    </w:pPr>
    <w:rPr>
      <w:rFonts w:eastAsiaTheme="majorEastAsia" w:cstheme="majorBidi"/>
      <w:b/>
      <w:bCs/>
      <w:caps/>
      <w:szCs w:val="28"/>
    </w:rPr>
  </w:style>
  <w:style w:type="paragraph" w:styleId="Heading3">
    <w:name w:val="heading 3"/>
    <w:basedOn w:val="Normal"/>
    <w:next w:val="Normal"/>
    <w:link w:val="Heading3Char"/>
    <w:uiPriority w:val="9"/>
    <w:unhideWhenUsed/>
    <w:qFormat/>
    <w:rsid w:val="000A49E1"/>
    <w:pPr>
      <w:keepNext/>
      <w:keepLines/>
      <w:spacing w:before="120" w:after="0"/>
      <w:outlineLvl w:val="2"/>
    </w:pPr>
    <w:rPr>
      <w:rFonts w:asciiTheme="majorHAnsi" w:eastAsiaTheme="majorEastAsia" w:hAnsiTheme="majorHAnsi" w:cstheme="majorBidi"/>
      <w:spacing w:val="4"/>
      <w:szCs w:val="24"/>
    </w:rPr>
  </w:style>
  <w:style w:type="paragraph" w:styleId="Heading4">
    <w:name w:val="heading 4"/>
    <w:basedOn w:val="Normal"/>
    <w:next w:val="Normal"/>
    <w:link w:val="Heading4Char"/>
    <w:uiPriority w:val="9"/>
    <w:semiHidden/>
    <w:unhideWhenUsed/>
    <w:qFormat/>
    <w:rsid w:val="000A49E1"/>
    <w:pPr>
      <w:keepNext/>
      <w:keepLines/>
      <w:spacing w:before="120" w:after="0"/>
      <w:outlineLvl w:val="3"/>
    </w:pPr>
    <w:rPr>
      <w:rFonts w:asciiTheme="majorHAnsi" w:eastAsiaTheme="majorEastAsia" w:hAnsiTheme="majorHAnsi" w:cstheme="majorBidi"/>
      <w:i/>
      <w:iCs/>
      <w:szCs w:val="24"/>
    </w:rPr>
  </w:style>
  <w:style w:type="paragraph" w:styleId="Heading5">
    <w:name w:val="heading 5"/>
    <w:basedOn w:val="Normal"/>
    <w:next w:val="Normal"/>
    <w:link w:val="Heading5Char"/>
    <w:uiPriority w:val="9"/>
    <w:semiHidden/>
    <w:unhideWhenUsed/>
    <w:qFormat/>
    <w:rsid w:val="000A49E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0A49E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0A49E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0A49E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0A49E1"/>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C90"/>
    <w:rPr>
      <w:rFonts w:eastAsiaTheme="majorEastAsia" w:cstheme="majorBidi"/>
      <w:b/>
      <w:bCs/>
      <w:caps/>
      <w:spacing w:val="4"/>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23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7B2"/>
    <w:rPr>
      <w:rFonts w:ascii="Tahoma" w:eastAsia="Calibri" w:hAnsi="Tahoma" w:cs="Tahoma"/>
      <w:color w:val="000000"/>
      <w:sz w:val="16"/>
      <w:szCs w:val="16"/>
    </w:rPr>
  </w:style>
  <w:style w:type="table" w:styleId="TableGrid0">
    <w:name w:val="Table Grid"/>
    <w:basedOn w:val="TableNormal"/>
    <w:uiPriority w:val="39"/>
    <w:rsid w:val="0066422D"/>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4F93"/>
    <w:rPr>
      <w:color w:val="0563C1" w:themeColor="hyperlink"/>
      <w:u w:val="single"/>
    </w:rPr>
  </w:style>
  <w:style w:type="table" w:customStyle="1" w:styleId="LightGrid1">
    <w:name w:val="Light Grid1"/>
    <w:basedOn w:val="TableNormal"/>
    <w:uiPriority w:val="62"/>
    <w:rsid w:val="00602628"/>
    <w:pPr>
      <w:spacing w:after="0" w:line="240" w:lineRule="auto"/>
    </w:pPr>
    <w:rPr>
      <w:rFonts w:eastAsiaTheme="minorHAnsi"/>
      <w:lang w:val="en-GB"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Spacing">
    <w:name w:val="No Spacing"/>
    <w:link w:val="NoSpacingChar"/>
    <w:uiPriority w:val="1"/>
    <w:qFormat/>
    <w:rsid w:val="000A49E1"/>
    <w:pPr>
      <w:spacing w:after="0" w:line="240" w:lineRule="auto"/>
    </w:pPr>
  </w:style>
  <w:style w:type="table" w:customStyle="1" w:styleId="TableGrid1">
    <w:name w:val="Table Grid1"/>
    <w:basedOn w:val="TableNormal"/>
    <w:next w:val="TableGrid0"/>
    <w:uiPriority w:val="39"/>
    <w:rsid w:val="004E05BB"/>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uiPriority w:val="35"/>
    <w:unhideWhenUsed/>
    <w:rsid w:val="004E05BB"/>
    <w:pPr>
      <w:spacing w:after="200" w:line="240" w:lineRule="auto"/>
    </w:pPr>
    <w:rPr>
      <w:rFonts w:eastAsiaTheme="minorHAnsi"/>
      <w:i/>
      <w:iCs/>
      <w:color w:val="44546A"/>
      <w:sz w:val="18"/>
      <w:szCs w:val="18"/>
      <w:lang w:eastAsia="en-US"/>
    </w:rPr>
  </w:style>
  <w:style w:type="paragraph" w:styleId="Header">
    <w:name w:val="header"/>
    <w:basedOn w:val="Normal"/>
    <w:link w:val="HeaderChar"/>
    <w:uiPriority w:val="99"/>
    <w:unhideWhenUsed/>
    <w:rsid w:val="009969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966"/>
    <w:rPr>
      <w:rFonts w:ascii="Calibri" w:eastAsia="Calibri" w:hAnsi="Calibri" w:cs="Calibri"/>
      <w:color w:val="000000"/>
    </w:rPr>
  </w:style>
  <w:style w:type="paragraph" w:customStyle="1" w:styleId="gmail-msolistparagraph">
    <w:name w:val="gmail-msolistparagraph"/>
    <w:basedOn w:val="Normal"/>
    <w:rsid w:val="00574A46"/>
    <w:pPr>
      <w:spacing w:before="100" w:beforeAutospacing="1" w:after="100" w:afterAutospacing="1" w:line="240" w:lineRule="auto"/>
    </w:pPr>
    <w:rPr>
      <w:rFonts w:ascii="Times New Roman" w:eastAsiaTheme="minorHAnsi" w:hAnsi="Times New Roman" w:cs="Times New Roman"/>
      <w:szCs w:val="24"/>
      <w:lang w:val="en-GB" w:eastAsia="en-GB"/>
    </w:rPr>
  </w:style>
  <w:style w:type="character" w:customStyle="1" w:styleId="gmail-apple-converted-space">
    <w:name w:val="gmail-apple-converted-space"/>
    <w:basedOn w:val="DefaultParagraphFont"/>
    <w:rsid w:val="00574A46"/>
  </w:style>
  <w:style w:type="paragraph" w:styleId="ListParagraph">
    <w:name w:val="List Paragraph"/>
    <w:basedOn w:val="Normal"/>
    <w:uiPriority w:val="34"/>
    <w:qFormat/>
    <w:rsid w:val="00574A46"/>
    <w:pPr>
      <w:ind w:left="720"/>
      <w:contextualSpacing/>
    </w:pPr>
  </w:style>
  <w:style w:type="paragraph" w:styleId="Title">
    <w:name w:val="Title"/>
    <w:basedOn w:val="Normal"/>
    <w:next w:val="Normal"/>
    <w:link w:val="TitleChar"/>
    <w:uiPriority w:val="10"/>
    <w:qFormat/>
    <w:rsid w:val="00557D58"/>
    <w:pPr>
      <w:spacing w:after="0" w:line="240" w:lineRule="auto"/>
      <w:contextualSpacing/>
      <w:jc w:val="center"/>
    </w:pPr>
    <w:rPr>
      <w:rFonts w:eastAsiaTheme="majorEastAsia" w:cstheme="majorBidi"/>
      <w:b/>
      <w:bCs/>
      <w:caps/>
      <w:spacing w:val="-7"/>
      <w:sz w:val="48"/>
      <w:szCs w:val="48"/>
    </w:rPr>
  </w:style>
  <w:style w:type="character" w:customStyle="1" w:styleId="TitleChar">
    <w:name w:val="Title Char"/>
    <w:basedOn w:val="DefaultParagraphFont"/>
    <w:link w:val="Title"/>
    <w:uiPriority w:val="10"/>
    <w:rsid w:val="00557D58"/>
    <w:rPr>
      <w:rFonts w:eastAsiaTheme="majorEastAsia" w:cstheme="majorBidi"/>
      <w:b/>
      <w:bCs/>
      <w:caps/>
      <w:spacing w:val="-7"/>
      <w:sz w:val="48"/>
      <w:szCs w:val="48"/>
    </w:rPr>
  </w:style>
  <w:style w:type="character" w:styleId="Strong">
    <w:name w:val="Strong"/>
    <w:basedOn w:val="DefaultParagraphFont"/>
    <w:uiPriority w:val="22"/>
    <w:qFormat/>
    <w:rsid w:val="000A49E1"/>
    <w:rPr>
      <w:b/>
      <w:bCs/>
      <w:color w:val="auto"/>
    </w:rPr>
  </w:style>
  <w:style w:type="paragraph" w:styleId="Footer">
    <w:name w:val="footer"/>
    <w:basedOn w:val="Normal"/>
    <w:link w:val="FooterChar"/>
    <w:uiPriority w:val="99"/>
    <w:unhideWhenUsed/>
    <w:rsid w:val="000A49E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A49E1"/>
    <w:rPr>
      <w:rFonts w:ascii="Calibri" w:eastAsia="Calibri" w:hAnsi="Calibri" w:cs="Calibri"/>
      <w:color w:val="000000"/>
    </w:rPr>
  </w:style>
  <w:style w:type="character" w:customStyle="1" w:styleId="Heading2Char">
    <w:name w:val="Heading 2 Char"/>
    <w:basedOn w:val="DefaultParagraphFont"/>
    <w:link w:val="Heading2"/>
    <w:uiPriority w:val="9"/>
    <w:rsid w:val="0060549E"/>
    <w:rPr>
      <w:rFonts w:eastAsiaTheme="majorEastAsia" w:cstheme="majorBidi"/>
      <w:b/>
      <w:bCs/>
      <w:caps/>
      <w:sz w:val="24"/>
      <w:szCs w:val="28"/>
      <w:lang w:val="en-US"/>
    </w:rPr>
  </w:style>
  <w:style w:type="character" w:customStyle="1" w:styleId="Heading3Char">
    <w:name w:val="Heading 3 Char"/>
    <w:basedOn w:val="DefaultParagraphFont"/>
    <w:link w:val="Heading3"/>
    <w:uiPriority w:val="9"/>
    <w:rsid w:val="000A49E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0A49E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0A49E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0A49E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0A49E1"/>
    <w:rPr>
      <w:i/>
      <w:iCs/>
    </w:rPr>
  </w:style>
  <w:style w:type="character" w:customStyle="1" w:styleId="Heading8Char">
    <w:name w:val="Heading 8 Char"/>
    <w:basedOn w:val="DefaultParagraphFont"/>
    <w:link w:val="Heading8"/>
    <w:uiPriority w:val="9"/>
    <w:semiHidden/>
    <w:rsid w:val="000A49E1"/>
    <w:rPr>
      <w:b/>
      <w:bCs/>
    </w:rPr>
  </w:style>
  <w:style w:type="character" w:customStyle="1" w:styleId="Heading9Char">
    <w:name w:val="Heading 9 Char"/>
    <w:basedOn w:val="DefaultParagraphFont"/>
    <w:link w:val="Heading9"/>
    <w:uiPriority w:val="9"/>
    <w:semiHidden/>
    <w:rsid w:val="000A49E1"/>
    <w:rPr>
      <w:i/>
      <w:iCs/>
    </w:rPr>
  </w:style>
  <w:style w:type="paragraph" w:styleId="Caption">
    <w:name w:val="caption"/>
    <w:basedOn w:val="Normal"/>
    <w:next w:val="Normal"/>
    <w:uiPriority w:val="35"/>
    <w:unhideWhenUsed/>
    <w:qFormat/>
    <w:rsid w:val="00265A54"/>
    <w:pPr>
      <w:spacing w:line="276" w:lineRule="auto"/>
    </w:pPr>
    <w:rPr>
      <w:b/>
      <w:sz w:val="18"/>
      <w:szCs w:val="18"/>
    </w:rPr>
  </w:style>
  <w:style w:type="paragraph" w:styleId="Subtitle">
    <w:name w:val="Subtitle"/>
    <w:basedOn w:val="Normal"/>
    <w:next w:val="Normal"/>
    <w:link w:val="SubtitleChar"/>
    <w:uiPriority w:val="11"/>
    <w:qFormat/>
    <w:rsid w:val="00557D58"/>
    <w:pPr>
      <w:numPr>
        <w:ilvl w:val="1"/>
      </w:numPr>
      <w:spacing w:after="240"/>
      <w:jc w:val="center"/>
    </w:pPr>
    <w:rPr>
      <w:rFonts w:asciiTheme="majorHAnsi" w:eastAsiaTheme="majorEastAsia" w:hAnsiTheme="majorHAnsi" w:cstheme="majorBidi"/>
      <w:caps/>
      <w:szCs w:val="24"/>
    </w:rPr>
  </w:style>
  <w:style w:type="character" w:customStyle="1" w:styleId="SubtitleChar">
    <w:name w:val="Subtitle Char"/>
    <w:basedOn w:val="DefaultParagraphFont"/>
    <w:link w:val="Subtitle"/>
    <w:uiPriority w:val="11"/>
    <w:rsid w:val="00557D58"/>
    <w:rPr>
      <w:rFonts w:asciiTheme="majorHAnsi" w:eastAsiaTheme="majorEastAsia" w:hAnsiTheme="majorHAnsi" w:cstheme="majorBidi"/>
      <w:caps/>
      <w:sz w:val="24"/>
      <w:szCs w:val="24"/>
    </w:rPr>
  </w:style>
  <w:style w:type="character" w:styleId="Emphasis">
    <w:name w:val="Emphasis"/>
    <w:basedOn w:val="DefaultParagraphFont"/>
    <w:uiPriority w:val="20"/>
    <w:qFormat/>
    <w:rsid w:val="000A49E1"/>
    <w:rPr>
      <w:i/>
      <w:iCs/>
      <w:color w:val="auto"/>
    </w:rPr>
  </w:style>
  <w:style w:type="paragraph" w:styleId="Quote">
    <w:name w:val="Quote"/>
    <w:basedOn w:val="Normal"/>
    <w:next w:val="Normal"/>
    <w:link w:val="QuoteChar"/>
    <w:uiPriority w:val="29"/>
    <w:qFormat/>
    <w:rsid w:val="000A49E1"/>
    <w:pPr>
      <w:spacing w:before="200" w:line="264" w:lineRule="auto"/>
      <w:ind w:left="864" w:right="864"/>
      <w:jc w:val="center"/>
    </w:pPr>
    <w:rPr>
      <w:rFonts w:asciiTheme="majorHAnsi" w:eastAsiaTheme="majorEastAsia" w:hAnsiTheme="majorHAnsi" w:cstheme="majorBidi"/>
      <w:i/>
      <w:iCs/>
      <w:szCs w:val="24"/>
    </w:rPr>
  </w:style>
  <w:style w:type="character" w:customStyle="1" w:styleId="QuoteChar">
    <w:name w:val="Quote Char"/>
    <w:basedOn w:val="DefaultParagraphFont"/>
    <w:link w:val="Quote"/>
    <w:uiPriority w:val="29"/>
    <w:rsid w:val="000A49E1"/>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0A49E1"/>
    <w:pPr>
      <w:spacing w:before="100" w:beforeAutospacing="1" w:after="240"/>
      <w:ind w:left="936" w:right="936"/>
      <w:jc w:val="center"/>
    </w:pPr>
    <w:rPr>
      <w:rFonts w:asciiTheme="majorHAnsi" w:eastAsiaTheme="majorEastAsia" w:hAnsiTheme="majorHAnsi" w:cstheme="majorBidi"/>
      <w:szCs w:val="26"/>
    </w:rPr>
  </w:style>
  <w:style w:type="character" w:customStyle="1" w:styleId="IntenseQuoteChar">
    <w:name w:val="Intense Quote Char"/>
    <w:basedOn w:val="DefaultParagraphFont"/>
    <w:link w:val="IntenseQuote"/>
    <w:uiPriority w:val="30"/>
    <w:rsid w:val="000A49E1"/>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0A49E1"/>
    <w:rPr>
      <w:i/>
      <w:iCs/>
      <w:color w:val="auto"/>
    </w:rPr>
  </w:style>
  <w:style w:type="character" w:styleId="IntenseEmphasis">
    <w:name w:val="Intense Emphasis"/>
    <w:basedOn w:val="DefaultParagraphFont"/>
    <w:uiPriority w:val="21"/>
    <w:qFormat/>
    <w:rsid w:val="000A49E1"/>
    <w:rPr>
      <w:b/>
      <w:bCs/>
      <w:i/>
      <w:iCs/>
      <w:color w:val="auto"/>
    </w:rPr>
  </w:style>
  <w:style w:type="character" w:styleId="SubtleReference">
    <w:name w:val="Subtle Reference"/>
    <w:basedOn w:val="DefaultParagraphFont"/>
    <w:uiPriority w:val="31"/>
    <w:qFormat/>
    <w:rsid w:val="000A49E1"/>
    <w:rPr>
      <w:smallCaps/>
      <w:color w:val="auto"/>
      <w:u w:val="single" w:color="7F7F7F" w:themeColor="text1" w:themeTint="80"/>
    </w:rPr>
  </w:style>
  <w:style w:type="character" w:styleId="IntenseReference">
    <w:name w:val="Intense Reference"/>
    <w:basedOn w:val="DefaultParagraphFont"/>
    <w:uiPriority w:val="32"/>
    <w:qFormat/>
    <w:rsid w:val="000A49E1"/>
    <w:rPr>
      <w:b/>
      <w:bCs/>
      <w:smallCaps/>
      <w:color w:val="auto"/>
      <w:u w:val="single"/>
    </w:rPr>
  </w:style>
  <w:style w:type="character" w:styleId="BookTitle">
    <w:name w:val="Book Title"/>
    <w:basedOn w:val="DefaultParagraphFont"/>
    <w:uiPriority w:val="33"/>
    <w:qFormat/>
    <w:rsid w:val="000A49E1"/>
    <w:rPr>
      <w:b/>
      <w:bCs/>
      <w:smallCaps/>
      <w:color w:val="auto"/>
    </w:rPr>
  </w:style>
  <w:style w:type="paragraph" w:styleId="TOCHeading">
    <w:name w:val="TOC Heading"/>
    <w:basedOn w:val="Heading1"/>
    <w:next w:val="Normal"/>
    <w:uiPriority w:val="39"/>
    <w:unhideWhenUsed/>
    <w:qFormat/>
    <w:rsid w:val="000A49E1"/>
    <w:pPr>
      <w:outlineLvl w:val="9"/>
    </w:pPr>
  </w:style>
  <w:style w:type="character" w:customStyle="1" w:styleId="NoSpacingChar">
    <w:name w:val="No Spacing Char"/>
    <w:basedOn w:val="DefaultParagraphFont"/>
    <w:link w:val="NoSpacing"/>
    <w:uiPriority w:val="1"/>
    <w:rsid w:val="00557D58"/>
  </w:style>
  <w:style w:type="paragraph" w:styleId="TOC1">
    <w:name w:val="toc 1"/>
    <w:basedOn w:val="Normal"/>
    <w:next w:val="Normal"/>
    <w:autoRedefine/>
    <w:uiPriority w:val="39"/>
    <w:unhideWhenUsed/>
    <w:rsid w:val="00F415C7"/>
    <w:pPr>
      <w:spacing w:after="100"/>
    </w:pPr>
  </w:style>
  <w:style w:type="paragraph" w:styleId="TOC2">
    <w:name w:val="toc 2"/>
    <w:basedOn w:val="Normal"/>
    <w:next w:val="Normal"/>
    <w:autoRedefine/>
    <w:uiPriority w:val="39"/>
    <w:unhideWhenUsed/>
    <w:rsid w:val="00F415C7"/>
    <w:pPr>
      <w:spacing w:after="100"/>
      <w:ind w:left="220"/>
    </w:pPr>
  </w:style>
  <w:style w:type="character" w:styleId="UnresolvedMention">
    <w:name w:val="Unresolved Mention"/>
    <w:basedOn w:val="DefaultParagraphFont"/>
    <w:uiPriority w:val="99"/>
    <w:semiHidden/>
    <w:unhideWhenUsed/>
    <w:rsid w:val="000618C7"/>
    <w:rPr>
      <w:color w:val="605E5C"/>
      <w:shd w:val="clear" w:color="auto" w:fill="E1DFDD"/>
    </w:rPr>
  </w:style>
  <w:style w:type="character" w:styleId="CommentReference">
    <w:name w:val="annotation reference"/>
    <w:basedOn w:val="DefaultParagraphFont"/>
    <w:uiPriority w:val="99"/>
    <w:semiHidden/>
    <w:unhideWhenUsed/>
    <w:rsid w:val="004866D0"/>
    <w:rPr>
      <w:sz w:val="16"/>
      <w:szCs w:val="16"/>
    </w:rPr>
  </w:style>
  <w:style w:type="paragraph" w:styleId="CommentText">
    <w:name w:val="annotation text"/>
    <w:basedOn w:val="Normal"/>
    <w:link w:val="CommentTextChar"/>
    <w:uiPriority w:val="99"/>
    <w:unhideWhenUsed/>
    <w:rsid w:val="004866D0"/>
    <w:pPr>
      <w:spacing w:line="240" w:lineRule="auto"/>
    </w:pPr>
    <w:rPr>
      <w:sz w:val="20"/>
      <w:szCs w:val="20"/>
    </w:rPr>
  </w:style>
  <w:style w:type="character" w:customStyle="1" w:styleId="CommentTextChar">
    <w:name w:val="Comment Text Char"/>
    <w:basedOn w:val="DefaultParagraphFont"/>
    <w:link w:val="CommentText"/>
    <w:uiPriority w:val="99"/>
    <w:rsid w:val="004866D0"/>
    <w:rPr>
      <w:sz w:val="20"/>
      <w:szCs w:val="20"/>
      <w:lang w:val="en-US"/>
    </w:rPr>
  </w:style>
  <w:style w:type="paragraph" w:styleId="CommentSubject">
    <w:name w:val="annotation subject"/>
    <w:basedOn w:val="CommentText"/>
    <w:next w:val="CommentText"/>
    <w:link w:val="CommentSubjectChar"/>
    <w:uiPriority w:val="99"/>
    <w:semiHidden/>
    <w:unhideWhenUsed/>
    <w:rsid w:val="004866D0"/>
    <w:rPr>
      <w:b/>
      <w:bCs/>
    </w:rPr>
  </w:style>
  <w:style w:type="character" w:customStyle="1" w:styleId="CommentSubjectChar">
    <w:name w:val="Comment Subject Char"/>
    <w:basedOn w:val="CommentTextChar"/>
    <w:link w:val="CommentSubject"/>
    <w:uiPriority w:val="99"/>
    <w:semiHidden/>
    <w:rsid w:val="004866D0"/>
    <w:rPr>
      <w:b/>
      <w:bCs/>
      <w:sz w:val="20"/>
      <w:szCs w:val="20"/>
      <w:lang w:val="en-US"/>
    </w:rPr>
  </w:style>
  <w:style w:type="character" w:customStyle="1" w:styleId="Code">
    <w:name w:val="Code"/>
    <w:basedOn w:val="DefaultParagraphFont"/>
    <w:uiPriority w:val="1"/>
    <w:qFormat/>
    <w:rsid w:val="009D4C27"/>
    <w:rPr>
      <w:rFonts w:ascii="Courier New" w:hAnsi="Courier New" w:cs="Courier New"/>
      <w:szCs w:val="24"/>
    </w:rPr>
  </w:style>
  <w:style w:type="character" w:styleId="FollowedHyperlink">
    <w:name w:val="FollowedHyperlink"/>
    <w:basedOn w:val="DefaultParagraphFont"/>
    <w:uiPriority w:val="99"/>
    <w:semiHidden/>
    <w:unhideWhenUsed/>
    <w:rsid w:val="006641E4"/>
    <w:rPr>
      <w:color w:val="954F72" w:themeColor="followedHyperlink"/>
      <w:u w:val="single"/>
    </w:rPr>
  </w:style>
  <w:style w:type="paragraph" w:styleId="FootnoteText">
    <w:name w:val="footnote text"/>
    <w:basedOn w:val="Normal"/>
    <w:link w:val="FootnoteTextChar"/>
    <w:uiPriority w:val="99"/>
    <w:semiHidden/>
    <w:unhideWhenUsed/>
    <w:rsid w:val="00ED56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56D2"/>
    <w:rPr>
      <w:sz w:val="20"/>
      <w:szCs w:val="20"/>
      <w:lang w:val="en-US"/>
    </w:rPr>
  </w:style>
  <w:style w:type="character" w:styleId="FootnoteReference">
    <w:name w:val="footnote reference"/>
    <w:basedOn w:val="DefaultParagraphFont"/>
    <w:uiPriority w:val="99"/>
    <w:semiHidden/>
    <w:unhideWhenUsed/>
    <w:rsid w:val="00ED56D2"/>
    <w:rPr>
      <w:vertAlign w:val="superscript"/>
    </w:rPr>
  </w:style>
  <w:style w:type="paragraph" w:styleId="TOC3">
    <w:name w:val="toc 3"/>
    <w:basedOn w:val="Normal"/>
    <w:next w:val="Normal"/>
    <w:autoRedefine/>
    <w:uiPriority w:val="39"/>
    <w:unhideWhenUsed/>
    <w:rsid w:val="00042A0F"/>
    <w:pPr>
      <w:spacing w:after="100"/>
      <w:ind w:left="480"/>
    </w:pPr>
  </w:style>
  <w:style w:type="table" w:styleId="TableGridLight">
    <w:name w:val="Grid Table Light"/>
    <w:basedOn w:val="TableNormal"/>
    <w:uiPriority w:val="40"/>
    <w:rsid w:val="001A1E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45C1F"/>
    <w:pPr>
      <w:spacing w:after="0" w:line="240" w:lineRule="auto"/>
      <w:jc w:val="left"/>
    </w:pPr>
    <w:rPr>
      <w:sz w:val="24"/>
      <w:lang w:val="en-US"/>
    </w:rPr>
  </w:style>
  <w:style w:type="character" w:styleId="LineNumber">
    <w:name w:val="line number"/>
    <w:basedOn w:val="DefaultParagraphFont"/>
    <w:uiPriority w:val="99"/>
    <w:semiHidden/>
    <w:unhideWhenUsed/>
    <w:rsid w:val="00DD168F"/>
  </w:style>
  <w:style w:type="character" w:styleId="PlaceholderText">
    <w:name w:val="Placeholder Text"/>
    <w:basedOn w:val="DefaultParagraphFont"/>
    <w:uiPriority w:val="99"/>
    <w:semiHidden/>
    <w:rsid w:val="00322795"/>
    <w:rPr>
      <w:color w:val="666666"/>
    </w:rPr>
  </w:style>
  <w:style w:type="paragraph" w:styleId="Bibliography">
    <w:name w:val="Bibliography"/>
    <w:basedOn w:val="Normal"/>
    <w:next w:val="Normal"/>
    <w:uiPriority w:val="37"/>
    <w:unhideWhenUsed/>
    <w:rsid w:val="00322795"/>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839">
      <w:bodyDiv w:val="1"/>
      <w:marLeft w:val="0"/>
      <w:marRight w:val="0"/>
      <w:marTop w:val="0"/>
      <w:marBottom w:val="0"/>
      <w:divBdr>
        <w:top w:val="none" w:sz="0" w:space="0" w:color="auto"/>
        <w:left w:val="none" w:sz="0" w:space="0" w:color="auto"/>
        <w:bottom w:val="none" w:sz="0" w:space="0" w:color="auto"/>
        <w:right w:val="none" w:sz="0" w:space="0" w:color="auto"/>
      </w:divBdr>
    </w:div>
    <w:div w:id="37554996">
      <w:bodyDiv w:val="1"/>
      <w:marLeft w:val="0"/>
      <w:marRight w:val="0"/>
      <w:marTop w:val="0"/>
      <w:marBottom w:val="0"/>
      <w:divBdr>
        <w:top w:val="none" w:sz="0" w:space="0" w:color="auto"/>
        <w:left w:val="none" w:sz="0" w:space="0" w:color="auto"/>
        <w:bottom w:val="none" w:sz="0" w:space="0" w:color="auto"/>
        <w:right w:val="none" w:sz="0" w:space="0" w:color="auto"/>
      </w:divBdr>
    </w:div>
    <w:div w:id="165483579">
      <w:bodyDiv w:val="1"/>
      <w:marLeft w:val="0"/>
      <w:marRight w:val="0"/>
      <w:marTop w:val="0"/>
      <w:marBottom w:val="0"/>
      <w:divBdr>
        <w:top w:val="none" w:sz="0" w:space="0" w:color="auto"/>
        <w:left w:val="none" w:sz="0" w:space="0" w:color="auto"/>
        <w:bottom w:val="none" w:sz="0" w:space="0" w:color="auto"/>
        <w:right w:val="none" w:sz="0" w:space="0" w:color="auto"/>
      </w:divBdr>
    </w:div>
    <w:div w:id="222834524">
      <w:bodyDiv w:val="1"/>
      <w:marLeft w:val="0"/>
      <w:marRight w:val="0"/>
      <w:marTop w:val="0"/>
      <w:marBottom w:val="0"/>
      <w:divBdr>
        <w:top w:val="none" w:sz="0" w:space="0" w:color="auto"/>
        <w:left w:val="none" w:sz="0" w:space="0" w:color="auto"/>
        <w:bottom w:val="none" w:sz="0" w:space="0" w:color="auto"/>
        <w:right w:val="none" w:sz="0" w:space="0" w:color="auto"/>
      </w:divBdr>
    </w:div>
    <w:div w:id="243338226">
      <w:bodyDiv w:val="1"/>
      <w:marLeft w:val="0"/>
      <w:marRight w:val="0"/>
      <w:marTop w:val="0"/>
      <w:marBottom w:val="0"/>
      <w:divBdr>
        <w:top w:val="none" w:sz="0" w:space="0" w:color="auto"/>
        <w:left w:val="none" w:sz="0" w:space="0" w:color="auto"/>
        <w:bottom w:val="none" w:sz="0" w:space="0" w:color="auto"/>
        <w:right w:val="none" w:sz="0" w:space="0" w:color="auto"/>
      </w:divBdr>
    </w:div>
    <w:div w:id="243685595">
      <w:bodyDiv w:val="1"/>
      <w:marLeft w:val="0"/>
      <w:marRight w:val="0"/>
      <w:marTop w:val="0"/>
      <w:marBottom w:val="0"/>
      <w:divBdr>
        <w:top w:val="none" w:sz="0" w:space="0" w:color="auto"/>
        <w:left w:val="none" w:sz="0" w:space="0" w:color="auto"/>
        <w:bottom w:val="none" w:sz="0" w:space="0" w:color="auto"/>
        <w:right w:val="none" w:sz="0" w:space="0" w:color="auto"/>
      </w:divBdr>
    </w:div>
    <w:div w:id="293751997">
      <w:bodyDiv w:val="1"/>
      <w:marLeft w:val="0"/>
      <w:marRight w:val="0"/>
      <w:marTop w:val="0"/>
      <w:marBottom w:val="0"/>
      <w:divBdr>
        <w:top w:val="none" w:sz="0" w:space="0" w:color="auto"/>
        <w:left w:val="none" w:sz="0" w:space="0" w:color="auto"/>
        <w:bottom w:val="none" w:sz="0" w:space="0" w:color="auto"/>
        <w:right w:val="none" w:sz="0" w:space="0" w:color="auto"/>
      </w:divBdr>
    </w:div>
    <w:div w:id="314191709">
      <w:bodyDiv w:val="1"/>
      <w:marLeft w:val="0"/>
      <w:marRight w:val="0"/>
      <w:marTop w:val="0"/>
      <w:marBottom w:val="0"/>
      <w:divBdr>
        <w:top w:val="none" w:sz="0" w:space="0" w:color="auto"/>
        <w:left w:val="none" w:sz="0" w:space="0" w:color="auto"/>
        <w:bottom w:val="none" w:sz="0" w:space="0" w:color="auto"/>
        <w:right w:val="none" w:sz="0" w:space="0" w:color="auto"/>
      </w:divBdr>
      <w:divsChild>
        <w:div w:id="952908815">
          <w:marLeft w:val="0"/>
          <w:marRight w:val="0"/>
          <w:marTop w:val="0"/>
          <w:marBottom w:val="0"/>
          <w:divBdr>
            <w:top w:val="none" w:sz="0" w:space="0" w:color="auto"/>
            <w:left w:val="none" w:sz="0" w:space="0" w:color="auto"/>
            <w:bottom w:val="none" w:sz="0" w:space="0" w:color="auto"/>
            <w:right w:val="none" w:sz="0" w:space="0" w:color="auto"/>
          </w:divBdr>
        </w:div>
      </w:divsChild>
    </w:div>
    <w:div w:id="340088131">
      <w:bodyDiv w:val="1"/>
      <w:marLeft w:val="0"/>
      <w:marRight w:val="0"/>
      <w:marTop w:val="0"/>
      <w:marBottom w:val="0"/>
      <w:divBdr>
        <w:top w:val="none" w:sz="0" w:space="0" w:color="auto"/>
        <w:left w:val="none" w:sz="0" w:space="0" w:color="auto"/>
        <w:bottom w:val="none" w:sz="0" w:space="0" w:color="auto"/>
        <w:right w:val="none" w:sz="0" w:space="0" w:color="auto"/>
      </w:divBdr>
    </w:div>
    <w:div w:id="365495335">
      <w:bodyDiv w:val="1"/>
      <w:marLeft w:val="0"/>
      <w:marRight w:val="0"/>
      <w:marTop w:val="0"/>
      <w:marBottom w:val="0"/>
      <w:divBdr>
        <w:top w:val="none" w:sz="0" w:space="0" w:color="auto"/>
        <w:left w:val="none" w:sz="0" w:space="0" w:color="auto"/>
        <w:bottom w:val="none" w:sz="0" w:space="0" w:color="auto"/>
        <w:right w:val="none" w:sz="0" w:space="0" w:color="auto"/>
      </w:divBdr>
    </w:div>
    <w:div w:id="618027152">
      <w:bodyDiv w:val="1"/>
      <w:marLeft w:val="0"/>
      <w:marRight w:val="0"/>
      <w:marTop w:val="0"/>
      <w:marBottom w:val="0"/>
      <w:divBdr>
        <w:top w:val="none" w:sz="0" w:space="0" w:color="auto"/>
        <w:left w:val="none" w:sz="0" w:space="0" w:color="auto"/>
        <w:bottom w:val="none" w:sz="0" w:space="0" w:color="auto"/>
        <w:right w:val="none" w:sz="0" w:space="0" w:color="auto"/>
      </w:divBdr>
    </w:div>
    <w:div w:id="819273496">
      <w:bodyDiv w:val="1"/>
      <w:marLeft w:val="0"/>
      <w:marRight w:val="0"/>
      <w:marTop w:val="0"/>
      <w:marBottom w:val="0"/>
      <w:divBdr>
        <w:top w:val="none" w:sz="0" w:space="0" w:color="auto"/>
        <w:left w:val="none" w:sz="0" w:space="0" w:color="auto"/>
        <w:bottom w:val="none" w:sz="0" w:space="0" w:color="auto"/>
        <w:right w:val="none" w:sz="0" w:space="0" w:color="auto"/>
      </w:divBdr>
    </w:div>
    <w:div w:id="822815052">
      <w:bodyDiv w:val="1"/>
      <w:marLeft w:val="0"/>
      <w:marRight w:val="0"/>
      <w:marTop w:val="0"/>
      <w:marBottom w:val="0"/>
      <w:divBdr>
        <w:top w:val="none" w:sz="0" w:space="0" w:color="auto"/>
        <w:left w:val="none" w:sz="0" w:space="0" w:color="auto"/>
        <w:bottom w:val="none" w:sz="0" w:space="0" w:color="auto"/>
        <w:right w:val="none" w:sz="0" w:space="0" w:color="auto"/>
      </w:divBdr>
    </w:div>
    <w:div w:id="861866459">
      <w:bodyDiv w:val="1"/>
      <w:marLeft w:val="0"/>
      <w:marRight w:val="0"/>
      <w:marTop w:val="0"/>
      <w:marBottom w:val="0"/>
      <w:divBdr>
        <w:top w:val="none" w:sz="0" w:space="0" w:color="auto"/>
        <w:left w:val="none" w:sz="0" w:space="0" w:color="auto"/>
        <w:bottom w:val="none" w:sz="0" w:space="0" w:color="auto"/>
        <w:right w:val="none" w:sz="0" w:space="0" w:color="auto"/>
      </w:divBdr>
    </w:div>
    <w:div w:id="1051424334">
      <w:bodyDiv w:val="1"/>
      <w:marLeft w:val="0"/>
      <w:marRight w:val="0"/>
      <w:marTop w:val="0"/>
      <w:marBottom w:val="0"/>
      <w:divBdr>
        <w:top w:val="none" w:sz="0" w:space="0" w:color="auto"/>
        <w:left w:val="none" w:sz="0" w:space="0" w:color="auto"/>
        <w:bottom w:val="none" w:sz="0" w:space="0" w:color="auto"/>
        <w:right w:val="none" w:sz="0" w:space="0" w:color="auto"/>
      </w:divBdr>
    </w:div>
    <w:div w:id="1354116735">
      <w:bodyDiv w:val="1"/>
      <w:marLeft w:val="0"/>
      <w:marRight w:val="0"/>
      <w:marTop w:val="0"/>
      <w:marBottom w:val="0"/>
      <w:divBdr>
        <w:top w:val="none" w:sz="0" w:space="0" w:color="auto"/>
        <w:left w:val="none" w:sz="0" w:space="0" w:color="auto"/>
        <w:bottom w:val="none" w:sz="0" w:space="0" w:color="auto"/>
        <w:right w:val="none" w:sz="0" w:space="0" w:color="auto"/>
      </w:divBdr>
    </w:div>
    <w:div w:id="1462917440">
      <w:bodyDiv w:val="1"/>
      <w:marLeft w:val="0"/>
      <w:marRight w:val="0"/>
      <w:marTop w:val="0"/>
      <w:marBottom w:val="0"/>
      <w:divBdr>
        <w:top w:val="none" w:sz="0" w:space="0" w:color="auto"/>
        <w:left w:val="none" w:sz="0" w:space="0" w:color="auto"/>
        <w:bottom w:val="none" w:sz="0" w:space="0" w:color="auto"/>
        <w:right w:val="none" w:sz="0" w:space="0" w:color="auto"/>
      </w:divBdr>
    </w:div>
    <w:div w:id="1602251598">
      <w:bodyDiv w:val="1"/>
      <w:marLeft w:val="0"/>
      <w:marRight w:val="0"/>
      <w:marTop w:val="0"/>
      <w:marBottom w:val="0"/>
      <w:divBdr>
        <w:top w:val="none" w:sz="0" w:space="0" w:color="auto"/>
        <w:left w:val="none" w:sz="0" w:space="0" w:color="auto"/>
        <w:bottom w:val="none" w:sz="0" w:space="0" w:color="auto"/>
        <w:right w:val="none" w:sz="0" w:space="0" w:color="auto"/>
      </w:divBdr>
    </w:div>
    <w:div w:id="1687369120">
      <w:bodyDiv w:val="1"/>
      <w:marLeft w:val="0"/>
      <w:marRight w:val="0"/>
      <w:marTop w:val="0"/>
      <w:marBottom w:val="0"/>
      <w:divBdr>
        <w:top w:val="none" w:sz="0" w:space="0" w:color="auto"/>
        <w:left w:val="none" w:sz="0" w:space="0" w:color="auto"/>
        <w:bottom w:val="none" w:sz="0" w:space="0" w:color="auto"/>
        <w:right w:val="none" w:sz="0" w:space="0" w:color="auto"/>
      </w:divBdr>
    </w:div>
    <w:div w:id="1724676179">
      <w:bodyDiv w:val="1"/>
      <w:marLeft w:val="0"/>
      <w:marRight w:val="0"/>
      <w:marTop w:val="0"/>
      <w:marBottom w:val="0"/>
      <w:divBdr>
        <w:top w:val="none" w:sz="0" w:space="0" w:color="auto"/>
        <w:left w:val="none" w:sz="0" w:space="0" w:color="auto"/>
        <w:bottom w:val="none" w:sz="0" w:space="0" w:color="auto"/>
        <w:right w:val="none" w:sz="0" w:space="0" w:color="auto"/>
      </w:divBdr>
    </w:div>
    <w:div w:id="1817380903">
      <w:bodyDiv w:val="1"/>
      <w:marLeft w:val="0"/>
      <w:marRight w:val="0"/>
      <w:marTop w:val="0"/>
      <w:marBottom w:val="0"/>
      <w:divBdr>
        <w:top w:val="none" w:sz="0" w:space="0" w:color="auto"/>
        <w:left w:val="none" w:sz="0" w:space="0" w:color="auto"/>
        <w:bottom w:val="none" w:sz="0" w:space="0" w:color="auto"/>
        <w:right w:val="none" w:sz="0" w:space="0" w:color="auto"/>
      </w:divBdr>
    </w:div>
    <w:div w:id="1841853332">
      <w:bodyDiv w:val="1"/>
      <w:marLeft w:val="0"/>
      <w:marRight w:val="0"/>
      <w:marTop w:val="0"/>
      <w:marBottom w:val="0"/>
      <w:divBdr>
        <w:top w:val="none" w:sz="0" w:space="0" w:color="auto"/>
        <w:left w:val="none" w:sz="0" w:space="0" w:color="auto"/>
        <w:bottom w:val="none" w:sz="0" w:space="0" w:color="auto"/>
        <w:right w:val="none" w:sz="0" w:space="0" w:color="auto"/>
      </w:divBdr>
    </w:div>
    <w:div w:id="1865439553">
      <w:bodyDiv w:val="1"/>
      <w:marLeft w:val="0"/>
      <w:marRight w:val="0"/>
      <w:marTop w:val="0"/>
      <w:marBottom w:val="0"/>
      <w:divBdr>
        <w:top w:val="none" w:sz="0" w:space="0" w:color="auto"/>
        <w:left w:val="none" w:sz="0" w:space="0" w:color="auto"/>
        <w:bottom w:val="none" w:sz="0" w:space="0" w:color="auto"/>
        <w:right w:val="none" w:sz="0" w:space="0" w:color="auto"/>
      </w:divBdr>
    </w:div>
    <w:div w:id="1930694388">
      <w:bodyDiv w:val="1"/>
      <w:marLeft w:val="0"/>
      <w:marRight w:val="0"/>
      <w:marTop w:val="0"/>
      <w:marBottom w:val="0"/>
      <w:divBdr>
        <w:top w:val="none" w:sz="0" w:space="0" w:color="auto"/>
        <w:left w:val="none" w:sz="0" w:space="0" w:color="auto"/>
        <w:bottom w:val="none" w:sz="0" w:space="0" w:color="auto"/>
        <w:right w:val="none" w:sz="0" w:space="0" w:color="auto"/>
      </w:divBdr>
    </w:div>
    <w:div w:id="2121535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vid.hofmann2@uzh.ch"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BAADEBF4EF8F7A4A9355BF1CA3BD5A4F" ma:contentTypeVersion="4" ma:contentTypeDescription="Ein neues Dokument erstellen." ma:contentTypeScope="" ma:versionID="a090df82acad6d9745a3140bfc590c07">
  <xsd:schema xmlns:xsd="http://www.w3.org/2001/XMLSchema" xmlns:xs="http://www.w3.org/2001/XMLSchema" xmlns:p="http://schemas.microsoft.com/office/2006/metadata/properties" xmlns:ns2="7452b8b7-8051-4af6-9bd4-faee5f4d79c2" targetNamespace="http://schemas.microsoft.com/office/2006/metadata/properties" ma:root="true" ma:fieldsID="568320f19a820a8cc10ea65d46a000ff" ns2:_="">
    <xsd:import namespace="7452b8b7-8051-4af6-9bd4-faee5f4d7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52b8b7-8051-4af6-9bd4-faee5f4d7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592DB0-CDD9-4963-8281-82B2B74FCA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32F539-FAF8-424D-B722-73F39BC640F2}">
  <ds:schemaRefs>
    <ds:schemaRef ds:uri="http://schemas.openxmlformats.org/officeDocument/2006/bibliography"/>
  </ds:schemaRefs>
</ds:datastoreItem>
</file>

<file path=customXml/itemProps3.xml><?xml version="1.0" encoding="utf-8"?>
<ds:datastoreItem xmlns:ds="http://schemas.openxmlformats.org/officeDocument/2006/customXml" ds:itemID="{1066A0C2-1947-4935-ABEA-637F25E5BB7E}">
  <ds:schemaRefs>
    <ds:schemaRef ds:uri="http://schemas.microsoft.com/sharepoint/v3/contenttype/forms"/>
  </ds:schemaRefs>
</ds:datastoreItem>
</file>

<file path=customXml/itemProps4.xml><?xml version="1.0" encoding="utf-8"?>
<ds:datastoreItem xmlns:ds="http://schemas.openxmlformats.org/officeDocument/2006/customXml" ds:itemID="{0A25AC21-8D5E-4349-B4AE-44945058A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52b8b7-8051-4af6-9bd4-faee5f4d7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52352</Words>
  <Characters>320396</Characters>
  <Application>Microsoft Office Word</Application>
  <DocSecurity>0</DocSecurity>
  <Lines>5167</Lines>
  <Paragraphs>1613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371135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Botswana Predator Conservation</dc:creator>
  <cp:lastModifiedBy>David Hofmann</cp:lastModifiedBy>
  <cp:revision>1</cp:revision>
  <cp:lastPrinted>2026-01-28T15:18:00Z</cp:lastPrinted>
  <dcterms:created xsi:type="dcterms:W3CDTF">2026-03-17T06:48:00Z</dcterms:created>
  <dcterms:modified xsi:type="dcterms:W3CDTF">2026-03-17T17:50:00Z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e7d6079131e16be0897ce82a332dc182c2df5bcc6707bc01a474e3c9ece2f55a</vt:lpwstr>
  </property>
  <property fmtid="{D5CDD505-2E9C-101B-9397-08002B2CF9AE}" pid="3" name="ContentTypeId">
    <vt:lpwstr>0x010100BAADEBF4EF8F7A4A9355BF1CA3BD5A4F</vt:lpwstr>
  </property>
  <property fmtid="{D5CDD505-2E9C-101B-9397-08002B2CF9AE}" pid="4" name="ZOTERO_PREF_1">
    <vt:lpwstr>&lt;data data-version="3" zotero-version="8.0.1"&gt;&lt;session id="gQtoIkYL"/&gt;&lt;style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